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01EDE" w14:textId="77777777" w:rsidR="00DA4276" w:rsidRDefault="00000000">
      <w:pPr>
        <w:rPr>
          <w:rFonts w:ascii="楷体" w:eastAsia="楷体" w:hAnsi="楷体" w:hint="eastAsia"/>
          <w:szCs w:val="21"/>
        </w:rPr>
      </w:pPr>
      <w:r>
        <w:rPr>
          <w:rFonts w:ascii="楷体" w:eastAsia="楷体" w:hAnsi="楷体" w:hint="eastAsia"/>
          <w:szCs w:val="21"/>
        </w:rPr>
        <w:t>申请人：黄少年</w:t>
      </w:r>
    </w:p>
    <w:p w14:paraId="0CDD14C0" w14:textId="77777777" w:rsidR="00DA4276" w:rsidRDefault="00000000">
      <w:pPr>
        <w:rPr>
          <w:rFonts w:ascii="楷体" w:eastAsia="楷体" w:hAnsi="楷体" w:hint="eastAsia"/>
          <w:szCs w:val="21"/>
        </w:rPr>
      </w:pPr>
      <w:r>
        <w:rPr>
          <w:rFonts w:ascii="楷体" w:eastAsia="楷体" w:hAnsi="楷体" w:hint="eastAsia"/>
          <w:szCs w:val="21"/>
        </w:rPr>
        <w:t>地址：</w:t>
      </w:r>
      <w:r>
        <w:rPr>
          <w:rFonts w:ascii="楷体" w:eastAsia="楷体" w:hAnsi="楷体"/>
          <w:szCs w:val="21"/>
        </w:rPr>
        <w:t>410205</w:t>
      </w:r>
      <w:r>
        <w:rPr>
          <w:rFonts w:ascii="楷体" w:eastAsia="楷体" w:hAnsi="楷体" w:hint="eastAsia"/>
          <w:szCs w:val="21"/>
        </w:rPr>
        <w:t xml:space="preserve">  </w:t>
      </w:r>
      <w:r>
        <w:rPr>
          <w:rFonts w:ascii="楷体" w:eastAsia="楷体" w:hAnsi="楷体"/>
          <w:szCs w:val="21"/>
        </w:rPr>
        <w:t>长沙市岳麓大道569号湖南</w:t>
      </w:r>
      <w:r>
        <w:rPr>
          <w:rFonts w:ascii="楷体" w:eastAsia="楷体" w:hAnsi="楷体" w:hint="eastAsia"/>
          <w:szCs w:val="21"/>
        </w:rPr>
        <w:t>工商大学</w:t>
      </w:r>
      <w:r>
        <w:rPr>
          <w:rFonts w:ascii="楷体" w:eastAsia="楷体" w:hAnsi="楷体"/>
          <w:szCs w:val="21"/>
        </w:rPr>
        <w:t>计算机学院</w:t>
      </w:r>
    </w:p>
    <w:p w14:paraId="1871C505" w14:textId="77777777" w:rsidR="00DA4276" w:rsidRDefault="00000000">
      <w:pPr>
        <w:rPr>
          <w:rFonts w:ascii="楷体" w:eastAsia="楷体" w:hAnsi="楷体" w:hint="eastAsia"/>
          <w:szCs w:val="21"/>
        </w:rPr>
      </w:pPr>
      <w:r>
        <w:rPr>
          <w:rFonts w:ascii="楷体" w:eastAsia="楷体" w:hAnsi="楷体" w:hint="eastAsia"/>
          <w:szCs w:val="21"/>
        </w:rPr>
        <w:t xml:space="preserve">发明人：黄少年  彭永涛 </w:t>
      </w:r>
      <w:r>
        <w:rPr>
          <w:rFonts w:ascii="楷体" w:eastAsia="楷体" w:hAnsi="楷体"/>
          <w:szCs w:val="21"/>
        </w:rPr>
        <w:t xml:space="preserve"> </w:t>
      </w:r>
    </w:p>
    <w:p w14:paraId="5FA01E4A" w14:textId="77777777" w:rsidR="00DA4276" w:rsidRDefault="00000000">
      <w:pPr>
        <w:rPr>
          <w:rFonts w:ascii="楷体" w:eastAsia="楷体" w:hAnsi="楷体" w:hint="eastAsia"/>
          <w:szCs w:val="21"/>
        </w:rPr>
      </w:pPr>
      <w:r>
        <w:rPr>
          <w:rFonts w:ascii="楷体" w:eastAsia="楷体" w:hAnsi="楷体" w:hint="eastAsia"/>
          <w:szCs w:val="21"/>
        </w:rPr>
        <w:t>联系人电话:</w:t>
      </w:r>
      <w:r>
        <w:rPr>
          <w:rFonts w:ascii="楷体" w:eastAsia="楷体" w:hAnsi="楷体"/>
          <w:szCs w:val="21"/>
        </w:rPr>
        <w:t>13874913264</w:t>
      </w:r>
    </w:p>
    <w:p w14:paraId="1CB6F60B" w14:textId="77777777" w:rsidR="00DA4276" w:rsidRDefault="00000000">
      <w:pPr>
        <w:rPr>
          <w:rFonts w:ascii="楷体" w:eastAsia="楷体" w:hAnsi="楷体" w:hint="eastAsia"/>
          <w:szCs w:val="21"/>
        </w:rPr>
      </w:pPr>
      <w:r>
        <w:rPr>
          <w:rFonts w:ascii="楷体" w:eastAsia="楷体" w:hAnsi="楷体" w:hint="eastAsia"/>
          <w:szCs w:val="21"/>
        </w:rPr>
        <w:t>邮箱：snhuang</w:t>
      </w:r>
      <w:r>
        <w:rPr>
          <w:rFonts w:ascii="楷体" w:eastAsia="楷体" w:hAnsi="楷体"/>
          <w:szCs w:val="21"/>
        </w:rPr>
        <w:t>@</w:t>
      </w:r>
      <w:r>
        <w:rPr>
          <w:rFonts w:ascii="楷体" w:eastAsia="楷体" w:hAnsi="楷体" w:hint="eastAsia"/>
          <w:szCs w:val="21"/>
        </w:rPr>
        <w:t>hut</w:t>
      </w:r>
      <w:r>
        <w:rPr>
          <w:rFonts w:ascii="楷体" w:eastAsia="楷体" w:hAnsi="楷体"/>
          <w:szCs w:val="21"/>
        </w:rPr>
        <w:t xml:space="preserve">b.edu.cn </w:t>
      </w:r>
    </w:p>
    <w:p w14:paraId="3209D2D2" w14:textId="77777777" w:rsidR="00DA4276" w:rsidRDefault="00000000">
      <w:pPr>
        <w:spacing w:beforeLines="50" w:before="156"/>
        <w:rPr>
          <w:rFonts w:ascii="楷体" w:eastAsia="楷体" w:hAnsi="楷体" w:hint="eastAsia"/>
          <w:szCs w:val="21"/>
        </w:rPr>
      </w:pPr>
      <w:r>
        <w:rPr>
          <w:rFonts w:ascii="楷体" w:eastAsia="楷体" w:hAnsi="楷体" w:hint="eastAsia"/>
          <w:szCs w:val="21"/>
        </w:rPr>
        <w:t>发明名称：基于意图评论网络的假新闻检测方法</w:t>
      </w:r>
    </w:p>
    <w:p w14:paraId="3DE99F6D" w14:textId="77777777" w:rsidR="00DA4276" w:rsidRDefault="00000000">
      <w:pPr>
        <w:spacing w:beforeLines="50" w:before="156"/>
        <w:rPr>
          <w:rFonts w:ascii="楷体" w:eastAsia="楷体" w:hAnsi="楷体" w:hint="eastAsia"/>
          <w:szCs w:val="21"/>
        </w:rPr>
      </w:pPr>
      <w:r>
        <w:rPr>
          <w:rFonts w:ascii="楷体" w:eastAsia="楷体" w:hAnsi="楷体" w:hint="eastAsia"/>
          <w:szCs w:val="21"/>
        </w:rPr>
        <w:t>技术领域：本发明涉及假新闻检测领域。特别</w:t>
      </w:r>
      <w:bookmarkStart w:id="0" w:name="OLE_LINK1"/>
      <w:r>
        <w:rPr>
          <w:rFonts w:ascii="楷体" w:eastAsia="楷体" w:hAnsi="楷体" w:hint="eastAsia"/>
          <w:szCs w:val="21"/>
        </w:rPr>
        <w:t>适用于如今的社交网络，使用到的技术领域包括：LLM应用开发，图神经网络。</w:t>
      </w:r>
      <w:bookmarkEnd w:id="0"/>
    </w:p>
    <w:p w14:paraId="4695E9F8" w14:textId="77777777" w:rsidR="00DA4276" w:rsidRDefault="00000000">
      <w:pPr>
        <w:spacing w:beforeLines="50" w:before="156"/>
        <w:rPr>
          <w:rFonts w:ascii="楷体" w:eastAsia="楷体" w:hAnsi="楷体" w:hint="eastAsia"/>
          <w:szCs w:val="21"/>
        </w:rPr>
      </w:pPr>
      <w:r>
        <w:rPr>
          <w:rFonts w:ascii="楷体" w:eastAsia="楷体" w:hAnsi="楷体" w:hint="eastAsia"/>
          <w:szCs w:val="21"/>
        </w:rPr>
        <w:t>摘要：本发明涉及假新闻检测领域，提出了一种融合意图特征的新闻评论网络框架，旨在通过社交网络中的评论数据实现假新闻的自动检测。该框架主要包括三个步骤：首先，通过大语言模型（LLM）模拟虚拟用户，构建一个包含不同属性边的异构评论网络，以捕捉评论之间的关系；其次，将评论的写作意图和传播意图进行拆分与分析，构建意图评论网络（IACN），并将意图特征融合到评论节点中，以增强假新闻检测的准确性；最后，利用动态异构图注意力网络（DHGAT）对构建的意图评论网络进行处理，实现假新闻的检测。该方法创新性地结合了意图特征与基于LLM生成的网络，为假新闻检测提供了一种新的研究思路，旨在提高对虚假信息的识别能力，减少其对社会的负面影响。</w:t>
      </w:r>
    </w:p>
    <w:p w14:paraId="003DB2FA" w14:textId="77777777" w:rsidR="00DA4276" w:rsidRDefault="00000000">
      <w:pPr>
        <w:rPr>
          <w:rFonts w:ascii="楷体" w:eastAsia="楷体" w:hAnsi="楷体" w:hint="eastAsia"/>
          <w:b/>
          <w:bCs/>
          <w:szCs w:val="21"/>
        </w:rPr>
      </w:pPr>
      <w:r>
        <w:rPr>
          <w:rFonts w:ascii="楷体" w:eastAsia="楷体" w:hAnsi="楷体" w:hint="eastAsia"/>
          <w:b/>
          <w:bCs/>
          <w:szCs w:val="21"/>
        </w:rPr>
        <w:t>主权项：</w:t>
      </w:r>
    </w:p>
    <w:p w14:paraId="5A07D92A" w14:textId="77777777" w:rsidR="00DA4276" w:rsidRDefault="00000000">
      <w:pPr>
        <w:pStyle w:val="af1"/>
        <w:numPr>
          <w:ilvl w:val="0"/>
          <w:numId w:val="16"/>
        </w:numPr>
        <w:ind w:firstLineChars="0"/>
        <w:rPr>
          <w:rFonts w:ascii="楷体" w:eastAsia="楷体" w:hAnsi="楷体" w:hint="eastAsia"/>
          <w:szCs w:val="21"/>
        </w:rPr>
      </w:pPr>
      <w:r>
        <w:rPr>
          <w:rFonts w:ascii="楷体" w:eastAsia="楷体" w:hAnsi="楷体" w:hint="eastAsia"/>
          <w:szCs w:val="21"/>
        </w:rPr>
        <w:t>基于意图评论网络的假新闻检测方法，主要包括以下过程：</w:t>
      </w:r>
    </w:p>
    <w:p w14:paraId="7A2310E0" w14:textId="4D482FAB" w:rsidR="00DA4276" w:rsidRDefault="00000000">
      <w:pPr>
        <w:pStyle w:val="af1"/>
        <w:numPr>
          <w:ilvl w:val="0"/>
          <w:numId w:val="17"/>
        </w:numPr>
        <w:spacing w:line="300" w:lineRule="auto"/>
        <w:ind w:firstLineChars="0"/>
        <w:rPr>
          <w:rFonts w:ascii="楷体" w:eastAsia="楷体" w:hAnsi="楷体" w:hint="eastAsia"/>
          <w:szCs w:val="21"/>
        </w:rPr>
      </w:pPr>
      <w:r>
        <w:rPr>
          <w:rFonts w:ascii="楷体" w:eastAsia="楷体" w:hAnsi="楷体" w:hint="eastAsia"/>
          <w:szCs w:val="21"/>
        </w:rPr>
        <w:t>新闻评论网络HG构建：通过大语言模型（Large Language Models, LLM）构建新闻评论网络HG。该网络中的节点代表虚拟读者的评论，边代表评论之间的关系</w:t>
      </w:r>
      <w:r>
        <w:rPr>
          <w:rFonts w:ascii="楷体" w:eastAsia="楷体" w:hAnsi="楷体" w:hint="eastAsia"/>
        </w:rPr>
        <w:t>。包括：</w:t>
      </w:r>
      <w:ins w:id="1" w:author="T179966" w:date="2025-09-13T19:27:00Z" w16du:dateUtc="2025-09-13T11:27:00Z">
        <w:r w:rsidR="008B0362">
          <w:rPr>
            <w:rFonts w:ascii="楷体" w:eastAsia="楷体" w:hAnsi="楷体" w:hint="eastAsia"/>
          </w:rPr>
          <w:t>评论</w:t>
        </w:r>
      </w:ins>
      <w:del w:id="2" w:author="T179966" w:date="2025-09-13T19:27:00Z" w16du:dateUtc="2025-09-13T11:27:00Z">
        <w:r w:rsidDel="008B0362">
          <w:rPr>
            <w:rFonts w:ascii="楷体" w:eastAsia="楷体" w:hAnsi="楷体" w:hint="eastAsia"/>
          </w:rPr>
          <w:delText>父类</w:delText>
        </w:r>
      </w:del>
      <w:r>
        <w:rPr>
          <w:rFonts w:ascii="楷体" w:eastAsia="楷体" w:hAnsi="楷体" w:hint="eastAsia"/>
        </w:rPr>
        <w:t>关系、点赞关系、内容相似、意图推理相同。</w:t>
      </w:r>
    </w:p>
    <w:p w14:paraId="195C0596" w14:textId="77777777" w:rsidR="00DA4276" w:rsidRDefault="00000000">
      <w:pPr>
        <w:pStyle w:val="af1"/>
        <w:numPr>
          <w:ilvl w:val="0"/>
          <w:numId w:val="17"/>
        </w:numPr>
        <w:spacing w:line="300" w:lineRule="auto"/>
        <w:ind w:firstLineChars="0"/>
      </w:pPr>
      <w:r>
        <w:rPr>
          <w:rFonts w:ascii="楷体" w:eastAsia="楷体" w:hAnsi="楷体" w:hint="eastAsia"/>
          <w:szCs w:val="21"/>
        </w:rPr>
        <w:t>新闻意图评论网络</w:t>
      </w:r>
      <w:r>
        <w:rPr>
          <w:rFonts w:ascii="楷体" w:eastAsia="楷体" w:hAnsi="楷体"/>
          <w:szCs w:val="21"/>
        </w:rPr>
        <w:t>IACN</w:t>
      </w:r>
      <w:r>
        <w:rPr>
          <w:rFonts w:ascii="楷体" w:eastAsia="楷体" w:hAnsi="楷体" w:hint="eastAsia"/>
          <w:szCs w:val="21"/>
        </w:rPr>
        <w:t>构建：将意图特征融入假新闻检测任务,形成新闻意图评论网络。意图特征包括写作意图和传播意图。利用LLM模拟各行业专家，以专家的知识对新闻的写作意图进行预测。然后，结合第一步构建的新闻评论网络，分析新闻传播中的特征，获取新闻的传播意图。最终，将意图特征与新闻评论网络融合，构建新闻意图评论网络（IACN）。</w:t>
      </w:r>
    </w:p>
    <w:p w14:paraId="7A4F0E7A" w14:textId="77777777" w:rsidR="00DA4276" w:rsidRDefault="00000000">
      <w:pPr>
        <w:pStyle w:val="af1"/>
        <w:spacing w:line="300" w:lineRule="auto"/>
        <w:ind w:leftChars="190" w:left="399" w:firstLineChars="0" w:firstLine="0"/>
        <w:rPr>
          <w:rFonts w:ascii="楷体" w:eastAsia="楷体" w:hAnsi="楷体" w:hint="eastAsia"/>
          <w:szCs w:val="21"/>
        </w:rPr>
      </w:pPr>
      <w:r>
        <w:rPr>
          <w:rFonts w:ascii="楷体" w:eastAsia="楷体" w:hAnsi="楷体" w:hint="eastAsia"/>
          <w:szCs w:val="21"/>
        </w:rPr>
        <w:t>（3）建立动态异构图注意力网络（Dynamic Heterogeneous Attention Network DHGAT），以自适应方式选择评论关系并学习注意力权重，从而检测新闻的真实性。整体流程如图所示。</w:t>
      </w:r>
    </w:p>
    <w:p w14:paraId="45EB46FF" w14:textId="77777777" w:rsidR="00DA4276" w:rsidRDefault="00000000">
      <w:pPr>
        <w:pStyle w:val="af1"/>
        <w:spacing w:line="300" w:lineRule="auto"/>
        <w:ind w:firstLineChars="0" w:firstLine="0"/>
        <w:jc w:val="center"/>
      </w:pPr>
      <w:r>
        <w:rPr>
          <w:noProof/>
        </w:rPr>
        <w:drawing>
          <wp:inline distT="0" distB="0" distL="0" distR="0" wp14:anchorId="2548DCD7" wp14:editId="774CEF68">
            <wp:extent cx="4135755" cy="2176145"/>
            <wp:effectExtent l="0" t="0" r="0" b="0"/>
            <wp:docPr id="2"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6"/>
                    <pic:cNvPicPr>
                      <a:picLocks noChangeAspect="1" noChangeArrowheads="1"/>
                    </pic:cNvPicPr>
                  </pic:nvPicPr>
                  <pic:blipFill>
                    <a:blip r:embed="rId8" cstate="print">
                      <a:extLst>
                        <a:ext uri="{28A0092B-C50C-407E-A947-70E740481C1C}">
                          <a14:useLocalDpi xmlns:a14="http://schemas.microsoft.com/office/drawing/2010/main" val="0"/>
                        </a:ext>
                      </a:extLst>
                    </a:blip>
                    <a:srcRect l="2798" t="5605" r="2219" b="4672"/>
                    <a:stretch>
                      <a:fillRect/>
                    </a:stretch>
                  </pic:blipFill>
                  <pic:spPr>
                    <a:xfrm>
                      <a:off x="0" y="0"/>
                      <a:ext cx="4135755" cy="2176145"/>
                    </a:xfrm>
                    <a:prstGeom prst="rect">
                      <a:avLst/>
                    </a:prstGeom>
                    <a:noFill/>
                    <a:ln>
                      <a:noFill/>
                    </a:ln>
                  </pic:spPr>
                </pic:pic>
              </a:graphicData>
            </a:graphic>
          </wp:inline>
        </w:drawing>
      </w:r>
    </w:p>
    <w:p w14:paraId="79258A37" w14:textId="77777777" w:rsidR="00DA4276" w:rsidRDefault="00000000">
      <w:pPr>
        <w:numPr>
          <w:ilvl w:val="0"/>
          <w:numId w:val="16"/>
        </w:numPr>
        <w:spacing w:line="300" w:lineRule="auto"/>
        <w:rPr>
          <w:rFonts w:ascii="楷体" w:eastAsia="楷体" w:hAnsi="楷体" w:hint="eastAsia"/>
          <w:szCs w:val="21"/>
        </w:rPr>
      </w:pPr>
      <w:r>
        <w:rPr>
          <w:rFonts w:ascii="楷体" w:eastAsia="楷体" w:hAnsi="楷体" w:hint="eastAsia"/>
          <w:szCs w:val="21"/>
        </w:rPr>
        <w:lastRenderedPageBreak/>
        <w:t>根据权利要求1所述的新闻评论网络HG的构建，其中步骤(1)按如下过程执行：</w:t>
      </w:r>
    </w:p>
    <w:p w14:paraId="36696AA7" w14:textId="77777777" w:rsidR="00DA4276" w:rsidRDefault="00000000">
      <w:pPr>
        <w:spacing w:line="300" w:lineRule="auto"/>
        <w:ind w:firstLineChars="200" w:firstLine="420"/>
        <w:rPr>
          <w:rFonts w:ascii="楷体" w:eastAsia="楷体" w:hAnsi="楷体" w:hint="eastAsia"/>
          <w:szCs w:val="21"/>
        </w:rPr>
      </w:pPr>
      <w:r>
        <w:rPr>
          <w:rFonts w:ascii="楷体" w:eastAsia="楷体" w:hAnsi="楷体" w:hint="eastAsia"/>
          <w:szCs w:val="21"/>
        </w:rPr>
        <w:fldChar w:fldCharType="begin"/>
      </w:r>
      <w:r>
        <w:rPr>
          <w:rFonts w:ascii="楷体" w:eastAsia="楷体" w:hAnsi="楷体" w:hint="eastAsia"/>
          <w:szCs w:val="21"/>
        </w:rPr>
        <w:instrText xml:space="preserve"> eq \o\ac(○,1)</w:instrText>
      </w:r>
      <w:r>
        <w:rPr>
          <w:rFonts w:ascii="楷体" w:eastAsia="楷体" w:hAnsi="楷体" w:hint="eastAsia"/>
          <w:szCs w:val="21"/>
        </w:rPr>
        <w:fldChar w:fldCharType="end"/>
      </w:r>
      <w:commentRangeStart w:id="3"/>
      <w:commentRangeStart w:id="4"/>
      <w:r>
        <w:rPr>
          <w:rFonts w:ascii="楷体" w:eastAsia="楷体" w:hAnsi="楷体" w:hint="eastAsia"/>
          <w:szCs w:val="21"/>
        </w:rPr>
        <w:t>网络拓扑构建</w:t>
      </w:r>
      <w:commentRangeEnd w:id="3"/>
      <w:r>
        <w:rPr>
          <w:rStyle w:val="af0"/>
        </w:rPr>
        <w:commentReference w:id="3"/>
      </w:r>
      <w:commentRangeEnd w:id="4"/>
      <w:r>
        <w:commentReference w:id="4"/>
      </w:r>
    </w:p>
    <w:p w14:paraId="25FDBC9D" w14:textId="0DEC90B2" w:rsidR="00DA4276" w:rsidRDefault="00000000" w:rsidP="000519FC">
      <w:pPr>
        <w:spacing w:line="300" w:lineRule="auto"/>
        <w:ind w:firstLine="420"/>
        <w:rPr>
          <w:rFonts w:ascii="楷体" w:eastAsia="楷体" w:hAnsi="楷体" w:hint="eastAsia"/>
          <w:color w:val="2C2C36"/>
          <w:szCs w:val="21"/>
        </w:rPr>
      </w:pPr>
      <w:r>
        <w:rPr>
          <w:rFonts w:ascii="楷体" w:eastAsia="楷体" w:hAnsi="楷体" w:hint="eastAsia"/>
          <w:szCs w:val="21"/>
        </w:rPr>
        <w:t>定义N为新闻实体，</w:t>
      </w:r>
      <w:ins w:id="5" w:author="T179966" w:date="2025-09-13T19:43:00Z" w16du:dateUtc="2025-09-13T11:43:00Z">
        <w:r w:rsidR="002E17AC">
          <w:rPr>
            <w:rFonts w:ascii="楷体" w:eastAsia="楷体" w:hAnsi="楷体" w:hint="eastAsia"/>
            <w:szCs w:val="21"/>
          </w:rPr>
          <w:t>r表示读者实体</w:t>
        </w:r>
      </w:ins>
      <w:r>
        <w:rPr>
          <w:rFonts w:ascii="楷体" w:eastAsia="楷体" w:hAnsi="楷体" w:hint="eastAsia"/>
          <w:szCs w:val="21"/>
        </w:rPr>
        <w:t>Reader表示读者集合，P表示普通读者特征向量空间，</w:t>
      </w:r>
      <w:ins w:id="6" w:author="T179966" w:date="2025-09-13T19:42:00Z" w16du:dateUtc="2025-09-13T11:42:00Z">
        <w:r w:rsidR="002E17AC">
          <w:rPr>
            <w:rFonts w:ascii="楷体" w:eastAsia="楷体" w:hAnsi="楷体" w:hint="eastAsia"/>
            <w:szCs w:val="21"/>
          </w:rPr>
          <w:t>N包含text、intent</w:t>
        </w:r>
      </w:ins>
      <w:ins w:id="7" w:author="T179966" w:date="2025-09-13T19:43:00Z" w16du:dateUtc="2025-09-13T11:43:00Z">
        <w:r w:rsidR="002E17AC">
          <w:rPr>
            <w:rFonts w:ascii="楷体" w:eastAsia="楷体" w:hAnsi="楷体" w:hint="eastAsia"/>
            <w:szCs w:val="21"/>
          </w:rPr>
          <w:t>属性，r只包含text属性，</w:t>
        </w:r>
      </w:ins>
      <w:r>
        <w:rPr>
          <w:rFonts w:ascii="楷体" w:eastAsia="楷体" w:hAnsi="楷体" w:hint="eastAsia"/>
          <w:szCs w:val="21"/>
        </w:rPr>
        <w:t>特征向量维度包括性别、年龄、收入水平及政治倾向等社会人口学属性。</w:t>
      </w:r>
      <w:r>
        <w:rPr>
          <w:rStyle w:val="af0"/>
          <w:rFonts w:ascii="楷体" w:eastAsia="楷体" w:hAnsi="楷体" w:hint="eastAsia"/>
        </w:rPr>
        <w:t>采用随机采样函数为每个用户</w:t>
      </w:r>
      <m:oMath>
        <m:sSub>
          <m:sSubPr>
            <m:ctrlPr>
              <w:ins w:id="8" w:author="T179966" w:date="2025-09-13T17:27:00Z" w16du:dateUtc="2025-09-13T09:27:00Z">
                <w:rPr>
                  <w:rFonts w:ascii="Cambria Math" w:eastAsia="楷体" w:hAnsi="楷体"/>
                  <w:i/>
                </w:rPr>
              </w:ins>
            </m:ctrlPr>
          </m:sSubPr>
          <m:e>
            <m:r>
              <w:ins w:id="9" w:author="T179966" w:date="2025-09-13T17:27:00Z" w16du:dateUtc="2025-09-13T09:27:00Z">
                <w:rPr>
                  <w:rFonts w:ascii="Cambria Math" w:eastAsia="楷体" w:hAnsi="楷体"/>
                </w:rPr>
                <m:t>r</m:t>
              </w:ins>
            </m:r>
          </m:e>
          <m:sub>
            <m:r>
              <w:ins w:id="10" w:author="T179966" w:date="2025-09-13T17:27:00Z" w16du:dateUtc="2025-09-13T09:27:00Z">
                <w:rPr>
                  <w:rFonts w:ascii="Cambria Math" w:eastAsia="楷体" w:hAnsi="楷体"/>
                </w:rPr>
                <m:t>i</m:t>
              </w:ins>
            </m:r>
          </m:sub>
        </m:sSub>
        <m:r>
          <w:ins w:id="11" w:author="T179966" w:date="2025-09-13T17:27:00Z" w16du:dateUtc="2025-09-13T09:27:00Z">
            <w:rPr>
              <w:rFonts w:ascii="Cambria Math" w:eastAsia="楷体" w:hAnsi="楷体"/>
            </w:rPr>
            <m:t>∈</m:t>
          </w:ins>
        </m:r>
        <m:r>
          <w:ins w:id="12" w:author="T179966" w:date="2025-09-13T17:27:00Z" w16du:dateUtc="2025-09-13T09:27:00Z">
            <w:rPr>
              <w:rFonts w:ascii="Cambria Math" w:eastAsia="楷体" w:hAnsi="楷体"/>
            </w:rPr>
            <m:t>R</m:t>
          </w:ins>
        </m:r>
      </m:oMath>
      <w:del w:id="13" w:author="T179966" w:date="2025-09-13T17:27:00Z" w16du:dateUtc="2025-09-13T09:27:00Z">
        <w:r w:rsidDel="000519FC">
          <w:rPr>
            <w:rFonts w:ascii="楷体" w:eastAsia="楷体" w:hAnsi="楷体" w:hint="eastAsia"/>
            <w:position w:val="-12"/>
          </w:rPr>
          <w:object w:dxaOrig="600" w:dyaOrig="360" w14:anchorId="4CCA93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pt;height:18pt" o:ole="">
              <v:imagedata r:id="rId12" o:title=""/>
            </v:shape>
            <o:OLEObject Type="Embed" ProgID="Equation.3" ShapeID="_x0000_i1025" DrawAspect="Content" ObjectID="_1837502463" r:id="rId13"/>
          </w:object>
        </w:r>
      </w:del>
      <w:r>
        <w:rPr>
          <w:rFonts w:ascii="楷体" w:eastAsia="楷体" w:hAnsi="楷体" w:hint="eastAsia"/>
          <w:color w:val="2C2C36"/>
          <w:szCs w:val="21"/>
        </w:rPr>
        <w:t>分配特征向量</w:t>
      </w:r>
      <m:oMath>
        <m:sSub>
          <m:sSubPr>
            <m:ctrlPr>
              <w:ins w:id="14" w:author="T179966" w:date="2025-09-13T17:27:00Z" w16du:dateUtc="2025-09-13T09:27:00Z">
                <w:rPr>
                  <w:rFonts w:ascii="Cambria Math" w:eastAsia="楷体" w:hAnsi="楷体"/>
                  <w:i/>
                </w:rPr>
              </w:ins>
            </m:ctrlPr>
          </m:sSubPr>
          <m:e>
            <m:r>
              <w:ins w:id="15" w:author="T179966" w:date="2025-09-13T17:27:00Z" w16du:dateUtc="2025-09-13T09:27:00Z">
                <w:rPr>
                  <w:rFonts w:ascii="Cambria Math" w:eastAsia="楷体" w:hAnsi="楷体"/>
                </w:rPr>
                <m:t>p</m:t>
              </w:ins>
            </m:r>
          </m:e>
          <m:sub>
            <m:r>
              <w:ins w:id="16" w:author="T179966" w:date="2025-09-13T17:27:00Z" w16du:dateUtc="2025-09-13T09:27:00Z">
                <w:rPr>
                  <w:rFonts w:ascii="Cambria Math" w:eastAsia="楷体" w:hAnsi="楷体"/>
                </w:rPr>
                <m:t>i</m:t>
              </w:ins>
            </m:r>
          </m:sub>
        </m:sSub>
        <m:r>
          <w:ins w:id="17" w:author="T179966" w:date="2025-09-13T17:27:00Z" w16du:dateUtc="2025-09-13T09:27:00Z">
            <w:rPr>
              <w:rFonts w:ascii="Cambria Math" w:eastAsia="楷体" w:hAnsi="楷体"/>
            </w:rPr>
            <m:t>∈</m:t>
          </w:ins>
        </m:r>
        <m:r>
          <w:ins w:id="18" w:author="T179966" w:date="2025-09-13T17:27:00Z" w16du:dateUtc="2025-09-13T09:27:00Z">
            <w:rPr>
              <w:rFonts w:ascii="Cambria Math" w:eastAsia="楷体" w:hAnsi="楷体"/>
            </w:rPr>
            <m:t>P</m:t>
          </w:ins>
        </m:r>
      </m:oMath>
      <w:del w:id="19" w:author="T179966" w:date="2025-09-13T17:27:00Z" w16du:dateUtc="2025-09-13T09:27:00Z">
        <w:r w:rsidDel="000519FC">
          <w:rPr>
            <w:rFonts w:ascii="楷体" w:eastAsia="楷体" w:hAnsi="楷体" w:hint="eastAsia"/>
            <w:position w:val="-12"/>
          </w:rPr>
          <w:object w:dxaOrig="660" w:dyaOrig="360" w14:anchorId="5BA2C92A">
            <v:shape id="_x0000_i1026" type="#_x0000_t75" style="width:33pt;height:18pt" o:ole="">
              <v:imagedata r:id="rId14" o:title=""/>
            </v:shape>
            <o:OLEObject Type="Embed" ProgID="Equation.3" ShapeID="_x0000_i1026" DrawAspect="Content" ObjectID="_1837502464" r:id="rId15"/>
          </w:object>
        </w:r>
      </w:del>
      <w:r>
        <w:rPr>
          <w:rFonts w:ascii="楷体" w:eastAsia="楷体" w:hAnsi="楷体" w:hint="eastAsia"/>
          <w:color w:val="2C2C36"/>
          <w:szCs w:val="21"/>
        </w:rPr>
        <w:t>,其中</w:t>
      </w:r>
      <m:oMath>
        <m:r>
          <w:ins w:id="20" w:author="T179966" w:date="2025-09-13T17:27:00Z" w16du:dateUtc="2025-09-13T09:27:00Z">
            <w:rPr>
              <w:rFonts w:ascii="Cambria Math" w:eastAsia="楷体" w:hAnsi="Cambria Math"/>
              <w:szCs w:val="21"/>
            </w:rPr>
            <m:t>i∈</m:t>
          </w:ins>
        </m:r>
        <m:d>
          <m:dPr>
            <m:begChr m:val="{"/>
            <m:endChr m:val="}"/>
            <m:ctrlPr>
              <w:ins w:id="21" w:author="T179966" w:date="2025-09-13T17:27:00Z" w16du:dateUtc="2025-09-13T09:27:00Z">
                <w:rPr>
                  <w:rFonts w:ascii="Cambria Math" w:eastAsia="楷体" w:hAnsi="Cambria Math"/>
                  <w:i/>
                  <w:szCs w:val="21"/>
                </w:rPr>
              </w:ins>
            </m:ctrlPr>
          </m:dPr>
          <m:e>
            <m:r>
              <w:ins w:id="22" w:author="T179966" w:date="2025-09-13T17:27:00Z" w16du:dateUtc="2025-09-13T09:27:00Z">
                <w:rPr>
                  <w:rFonts w:ascii="Cambria Math" w:eastAsia="楷体" w:hAnsi="Cambria Math"/>
                  <w:szCs w:val="21"/>
                </w:rPr>
                <m:t>1,2,...,</m:t>
              </w:ins>
            </m:r>
            <m:d>
              <m:dPr>
                <m:begChr m:val="|"/>
                <m:endChr m:val="|"/>
                <m:ctrlPr>
                  <w:ins w:id="23" w:author="T179966" w:date="2025-09-13T17:27:00Z" w16du:dateUtc="2025-09-13T09:27:00Z">
                    <w:rPr>
                      <w:rFonts w:ascii="Cambria Math" w:eastAsia="楷体" w:hAnsi="Cambria Math"/>
                      <w:i/>
                      <w:szCs w:val="21"/>
                    </w:rPr>
                  </w:ins>
                </m:ctrlPr>
              </m:dPr>
              <m:e>
                <m:r>
                  <w:ins w:id="24" w:author="T179966" w:date="2025-09-13T17:27:00Z" w16du:dateUtc="2025-09-13T09:27:00Z">
                    <w:rPr>
                      <w:rFonts w:ascii="Cambria Math" w:eastAsia="楷体" w:hAnsi="Cambria Math"/>
                      <w:szCs w:val="21"/>
                    </w:rPr>
                    <m:t>R</m:t>
                  </w:ins>
                </m:r>
              </m:e>
            </m:d>
            <m:ctrlPr>
              <w:ins w:id="25" w:author="T179966" w:date="2025-09-13T17:27:00Z" w16du:dateUtc="2025-09-13T09:27:00Z">
                <w:rPr>
                  <w:rFonts w:ascii="Cambria Math" w:eastAsia="楷体" w:hAnsi="Cambria Math" w:hint="eastAsia"/>
                  <w:i/>
                  <w:szCs w:val="21"/>
                </w:rPr>
              </w:ins>
            </m:ctrlPr>
          </m:e>
        </m:d>
      </m:oMath>
      <w:del w:id="26" w:author="T179966" w:date="2025-09-13T17:27:00Z" w16du:dateUtc="2025-09-13T09:27:00Z">
        <w:r w:rsidDel="000519FC">
          <w:rPr>
            <w:rFonts w:ascii="楷体" w:eastAsia="楷体" w:hAnsi="楷体" w:hint="eastAsia"/>
            <w:position w:val="-14"/>
            <w:szCs w:val="21"/>
          </w:rPr>
          <w:object w:dxaOrig="1300" w:dyaOrig="400" w14:anchorId="54C81DF2">
            <v:shape id="_x0000_i1027" type="#_x0000_t75" style="width:65.25pt;height:20.25pt" o:ole="">
              <v:imagedata r:id="rId16" o:title=""/>
            </v:shape>
            <o:OLEObject Type="Embed" ProgID="Equation.3" ShapeID="_x0000_i1027" DrawAspect="Content" ObjectID="_1837502465" r:id="rId17"/>
          </w:object>
        </w:r>
      </w:del>
      <w:r>
        <w:rPr>
          <w:rFonts w:ascii="楷体" w:eastAsia="楷体" w:hAnsi="楷体" w:hint="eastAsia"/>
          <w:szCs w:val="21"/>
        </w:rPr>
        <w:t>。</w:t>
      </w:r>
      <w:r>
        <w:rPr>
          <w:rFonts w:ascii="楷体" w:eastAsia="楷体" w:hAnsi="楷体" w:hint="eastAsia"/>
          <w:color w:val="2C2C36"/>
          <w:szCs w:val="21"/>
        </w:rPr>
        <w:t>采用两种网络拓扑构建策略：直接阅读路径和间接交互路径。设定控制参数</w:t>
      </w:r>
      <m:oMath>
        <m:r>
          <w:ins w:id="27" w:author="T179966" w:date="2025-09-13T17:27:00Z" w16du:dateUtc="2025-09-13T09:27:00Z">
            <w:rPr>
              <w:rFonts w:ascii="Cambria Math" w:eastAsia="楷体" w:hAnsi="Cambria Math"/>
              <w:szCs w:val="21"/>
            </w:rPr>
            <m:t>ratio=0.6∈</m:t>
          </w:ins>
        </m:r>
        <m:d>
          <m:dPr>
            <m:begChr m:val="["/>
            <m:endChr m:val="]"/>
            <m:ctrlPr>
              <w:ins w:id="28" w:author="T179966" w:date="2025-09-13T17:27:00Z" w16du:dateUtc="2025-09-13T09:27:00Z">
                <w:rPr>
                  <w:rFonts w:ascii="Cambria Math" w:eastAsia="楷体" w:hAnsi="Cambria Math"/>
                  <w:i/>
                  <w:szCs w:val="21"/>
                </w:rPr>
              </w:ins>
            </m:ctrlPr>
          </m:dPr>
          <m:e>
            <m:r>
              <w:ins w:id="29" w:author="T179966" w:date="2025-09-13T17:27:00Z" w16du:dateUtc="2025-09-13T09:27:00Z">
                <w:rPr>
                  <w:rFonts w:ascii="Cambria Math" w:eastAsia="楷体" w:hAnsi="Cambria Math"/>
                  <w:szCs w:val="21"/>
                </w:rPr>
                <m:t>0,1</m:t>
              </w:ins>
            </m:r>
          </m:e>
        </m:d>
      </m:oMath>
      <w:del w:id="30" w:author="T179966" w:date="2025-09-13T17:27:00Z" w16du:dateUtc="2025-09-13T09:27:00Z">
        <w:r w:rsidDel="000519FC">
          <w:rPr>
            <w:rFonts w:ascii="楷体" w:eastAsia="楷体" w:hAnsi="楷体" w:hint="eastAsia"/>
            <w:position w:val="-10"/>
            <w:szCs w:val="21"/>
          </w:rPr>
          <w:object w:dxaOrig="1660" w:dyaOrig="340" w14:anchorId="1939CC29">
            <v:shape id="_x0000_i1028" type="#_x0000_t75" style="width:83.25pt;height:17.25pt" o:ole="">
              <v:imagedata r:id="rId18" o:title=""/>
            </v:shape>
            <o:OLEObject Type="Embed" ProgID="Equation.3" ShapeID="_x0000_i1028" DrawAspect="Content" ObjectID="_1837502466" r:id="rId19"/>
          </w:object>
        </w:r>
      </w:del>
      <w:r>
        <w:rPr>
          <w:rFonts w:ascii="楷体" w:eastAsia="楷体" w:hAnsi="楷体" w:hint="eastAsia"/>
          <w:color w:val="2C2C36"/>
          <w:szCs w:val="21"/>
        </w:rPr>
        <w:t>，通过均匀分布随机变量</w:t>
      </w:r>
      <m:oMath>
        <m:r>
          <w:ins w:id="31" w:author="T179966" w:date="2025-09-13T17:27:00Z" w16du:dateUtc="2025-09-13T09:27:00Z">
            <m:rPr>
              <m:nor/>
            </m:rPr>
            <w:rPr>
              <w:rFonts w:ascii="Cambria Math" w:eastAsia="楷体" w:hAnsi="楷体"/>
              <w:szCs w:val="21"/>
            </w:rPr>
            <m:t>r~Uniform</m:t>
          </w:ins>
        </m:r>
        <m:r>
          <w:ins w:id="32" w:author="T179966" w:date="2025-09-13T17:27:00Z" w16du:dateUtc="2025-09-13T09:27:00Z">
            <m:rPr>
              <m:sty m:val="p"/>
            </m:rPr>
            <w:rPr>
              <w:rFonts w:ascii="Cambria Math" w:eastAsia="楷体" w:hAnsi="楷体"/>
              <w:szCs w:val="21"/>
            </w:rPr>
            <m:t>(</m:t>
          </w:ins>
        </m:r>
        <m:r>
          <w:ins w:id="33" w:author="T179966" w:date="2025-09-13T17:27:00Z" w16du:dateUtc="2025-09-13T09:27:00Z">
            <m:rPr>
              <m:nor/>
            </m:rPr>
            <w:rPr>
              <w:rFonts w:ascii="Cambria Math" w:eastAsia="楷体" w:hAnsi="楷体"/>
              <w:szCs w:val="21"/>
            </w:rPr>
            <m:t>0,1</m:t>
          </w:ins>
        </m:r>
        <m:r>
          <w:ins w:id="34" w:author="T179966" w:date="2025-09-13T17:27:00Z" w16du:dateUtc="2025-09-13T09:27:00Z">
            <m:rPr>
              <m:sty m:val="p"/>
            </m:rPr>
            <w:rPr>
              <w:rFonts w:ascii="Cambria Math" w:eastAsia="楷体" w:hAnsi="楷体"/>
              <w:szCs w:val="21"/>
            </w:rPr>
            <m:t>)</m:t>
          </w:ins>
        </m:r>
      </m:oMath>
      <w:del w:id="35" w:author="T179966" w:date="2025-09-13T17:27:00Z" w16du:dateUtc="2025-09-13T09:27:00Z">
        <w:r w:rsidDel="000519FC">
          <w:rPr>
            <w:rFonts w:ascii="楷体" w:eastAsia="楷体" w:hAnsi="楷体" w:hint="eastAsia"/>
            <w:position w:val="-10"/>
            <w:szCs w:val="21"/>
          </w:rPr>
          <w:object w:dxaOrig="1700" w:dyaOrig="320" w14:anchorId="4D2506C0">
            <v:shape id="_x0000_i1029" type="#_x0000_t75" style="width:84.75pt;height:15.75pt" o:ole="">
              <v:imagedata r:id="rId20" o:title=""/>
            </v:shape>
            <o:OLEObject Type="Embed" ProgID="Equation.3" ShapeID="_x0000_i1029" DrawAspect="Content" ObjectID="_1837502467" r:id="rId21"/>
          </w:object>
        </w:r>
      </w:del>
      <w:r>
        <w:rPr>
          <w:rFonts w:ascii="楷体" w:eastAsia="楷体" w:hAnsi="楷体" w:hint="eastAsia"/>
          <w:color w:val="2C2C36"/>
          <w:szCs w:val="21"/>
        </w:rPr>
        <w:t>进行路径选择：</w:t>
      </w:r>
    </w:p>
    <w:p w14:paraId="3206DF53" w14:textId="158AB5F3" w:rsidR="00DA4276" w:rsidRDefault="00000000" w:rsidP="000519FC">
      <w:pPr>
        <w:numPr>
          <w:ilvl w:val="0"/>
          <w:numId w:val="18"/>
        </w:numPr>
        <w:spacing w:line="300" w:lineRule="auto"/>
        <w:ind w:firstLine="420"/>
        <w:rPr>
          <w:rFonts w:ascii="楷体" w:eastAsia="楷体" w:hAnsi="楷体" w:hint="eastAsia"/>
          <w:color w:val="2C2C36"/>
          <w:szCs w:val="21"/>
        </w:rPr>
      </w:pPr>
      <w:r>
        <w:rPr>
          <w:rFonts w:ascii="楷体" w:eastAsia="楷体" w:hAnsi="楷体" w:hint="eastAsia"/>
          <w:color w:val="2C2C36"/>
          <w:szCs w:val="21"/>
        </w:rPr>
        <w:t>当时</w:t>
      </w:r>
      <m:oMath>
        <m:r>
          <w:ins w:id="36" w:author="T179966" w:date="2025-09-13T17:27:00Z" w16du:dateUtc="2025-09-13T09:27:00Z">
            <w:rPr>
              <w:rFonts w:ascii="Cambria Math" w:eastAsia="楷体" w:hAnsi="Cambria Math"/>
              <w:szCs w:val="21"/>
            </w:rPr>
            <m:t>r&lt;ration</m:t>
          </w:ins>
        </m:r>
      </m:oMath>
      <w:del w:id="37" w:author="T179966" w:date="2025-09-13T17:27:00Z" w16du:dateUtc="2025-09-13T09:27:00Z">
        <w:r w:rsidDel="000519FC">
          <w:rPr>
            <w:rFonts w:ascii="楷体" w:eastAsia="楷体" w:hAnsi="楷体" w:hint="eastAsia"/>
            <w:position w:val="-6"/>
            <w:szCs w:val="21"/>
          </w:rPr>
          <w:object w:dxaOrig="999" w:dyaOrig="260" w14:anchorId="0EB26A76">
            <v:shape id="_x0000_i1030" type="#_x0000_t75" style="width:50.25pt;height:12.75pt" o:ole="">
              <v:imagedata r:id="rId22" o:title=""/>
            </v:shape>
            <o:OLEObject Type="Embed" ProgID="Equation.3" ShapeID="_x0000_i1030" DrawAspect="Content" ObjectID="_1837502468" r:id="rId23"/>
          </w:object>
        </w:r>
      </w:del>
      <w:r>
        <w:rPr>
          <w:rFonts w:ascii="楷体" w:eastAsia="楷体" w:hAnsi="楷体" w:hint="eastAsia"/>
          <w:szCs w:val="21"/>
        </w:rPr>
        <w:t>时</w:t>
      </w:r>
      <w:r>
        <w:rPr>
          <w:rFonts w:ascii="楷体" w:eastAsia="楷体" w:hAnsi="楷体" w:hint="eastAsia"/>
          <w:color w:val="2C2C36"/>
          <w:szCs w:val="21"/>
        </w:rPr>
        <w:t>，采用直接阅读路径。该路径为用户-新闻二分图结构，通过</w:t>
      </w:r>
      <w:r>
        <w:rPr>
          <w:rFonts w:ascii="微软雅黑" w:eastAsia="微软雅黑" w:hAnsi="微软雅黑" w:cs="微软雅黑" w:hint="eastAsia"/>
          <w:sz w:val="19"/>
          <w:szCs w:val="19"/>
          <w:shd w:val="clear" w:color="auto" w:fill="FFFFFF"/>
        </w:rPr>
        <w:t>预训练的语言模型</w:t>
      </w:r>
      <w:r>
        <w:rPr>
          <w:rFonts w:ascii="Segoe UI" w:hAnsi="Segoe UI" w:cs="Segoe UI" w:hint="eastAsia"/>
          <w:sz w:val="19"/>
          <w:szCs w:val="19"/>
          <w:shd w:val="clear" w:color="auto" w:fill="FFFFFF"/>
        </w:rPr>
        <w:t>Q</w:t>
      </w:r>
      <w:r>
        <w:rPr>
          <w:rFonts w:ascii="Segoe UI" w:eastAsia="Segoe UI" w:hAnsi="Segoe UI" w:cs="Segoe UI"/>
          <w:sz w:val="19"/>
          <w:szCs w:val="19"/>
          <w:shd w:val="clear" w:color="auto" w:fill="FFFFFF"/>
        </w:rPr>
        <w:t>wen2-72b-instruct</w:t>
      </w:r>
      <w:r>
        <w:rPr>
          <w:rFonts w:ascii="楷体" w:eastAsia="楷体" w:hAnsi="楷体" w:hint="eastAsia"/>
          <w:color w:val="2C2C36"/>
          <w:szCs w:val="21"/>
        </w:rPr>
        <w:t>模拟用户阅读过程。具体而言，模型接收用户特征向量</w:t>
      </w:r>
      <m:oMath>
        <m:sSub>
          <m:sSubPr>
            <m:ctrlPr>
              <w:ins w:id="38" w:author="T179966" w:date="2025-09-13T17:27:00Z" w16du:dateUtc="2025-09-13T09:27:00Z">
                <w:rPr>
                  <w:rFonts w:ascii="Cambria Math" w:eastAsia="楷体" w:hAnsi="Cambria Math"/>
                  <w:i/>
                  <w:szCs w:val="21"/>
                </w:rPr>
              </w:ins>
            </m:ctrlPr>
          </m:sSubPr>
          <m:e>
            <m:r>
              <w:ins w:id="39" w:author="T179966" w:date="2025-09-13T17:27:00Z" w16du:dateUtc="2025-09-13T09:27:00Z">
                <w:rPr>
                  <w:rFonts w:ascii="Cambria Math" w:eastAsia="楷体" w:hAnsi="Cambria Math"/>
                  <w:szCs w:val="21"/>
                </w:rPr>
                <m:t>p</m:t>
              </w:ins>
            </m:r>
          </m:e>
          <m:sub>
            <m:r>
              <w:ins w:id="40" w:author="T179966" w:date="2025-09-13T17:27:00Z" w16du:dateUtc="2025-09-13T09:27:00Z">
                <w:rPr>
                  <w:rFonts w:ascii="Cambria Math" w:eastAsia="楷体" w:hAnsi="Cambria Math"/>
                  <w:szCs w:val="21"/>
                </w:rPr>
                <m:t>i</m:t>
              </w:ins>
            </m:r>
          </m:sub>
        </m:sSub>
      </m:oMath>
      <w:del w:id="41" w:author="T179966" w:date="2025-09-13T17:27:00Z" w16du:dateUtc="2025-09-13T09:27:00Z">
        <w:r w:rsidDel="000519FC">
          <w:rPr>
            <w:rFonts w:ascii="楷体" w:eastAsia="楷体" w:hAnsi="楷体" w:hint="eastAsia"/>
            <w:position w:val="-12"/>
            <w:szCs w:val="21"/>
          </w:rPr>
          <w:object w:dxaOrig="260" w:dyaOrig="360" w14:anchorId="3C80702B">
            <v:shape id="_x0000_i1031" type="#_x0000_t75" style="width:12.75pt;height:18pt" o:ole="">
              <v:imagedata r:id="rId24" o:title=""/>
            </v:shape>
            <o:OLEObject Type="Embed" ProgID="Equation.3" ShapeID="_x0000_i1031" DrawAspect="Content" ObjectID="_1837502469" r:id="rId25"/>
          </w:object>
        </w:r>
      </w:del>
      <w:r>
        <w:rPr>
          <w:rFonts w:ascii="楷体" w:eastAsia="楷体" w:hAnsi="楷体" w:hint="eastAsia"/>
          <w:color w:val="2C2C36"/>
          <w:szCs w:val="21"/>
        </w:rPr>
        <w:t>与新闻内容</w:t>
      </w:r>
      <w:r>
        <w:rPr>
          <w:rFonts w:ascii="楷体" w:eastAsia="楷体" w:hAnsi="楷体" w:hint="eastAsia"/>
          <w:szCs w:val="21"/>
        </w:rPr>
        <w:t>N</w:t>
      </w:r>
      <w:r>
        <w:rPr>
          <w:rFonts w:ascii="楷体" w:eastAsia="楷体" w:hAnsi="楷体" w:hint="eastAsia"/>
          <w:color w:val="2C2C36"/>
          <w:szCs w:val="21"/>
        </w:rPr>
        <w:t>作为</w:t>
      </w:r>
      <w:r>
        <w:rPr>
          <w:rFonts w:ascii="楷体" w:eastAsia="楷体" w:hAnsi="楷体" w:hint="eastAsia"/>
          <w:szCs w:val="21"/>
        </w:rPr>
        <w:t>输入，</w:t>
      </w:r>
      <w:r>
        <w:rPr>
          <w:rFonts w:ascii="楷体" w:eastAsia="楷体" w:hAnsi="楷体" w:hint="eastAsia"/>
          <w:color w:val="2C2C36"/>
          <w:szCs w:val="21"/>
        </w:rPr>
        <w:t>输出读者评论text</w:t>
      </w:r>
      <w:commentRangeStart w:id="42"/>
      <w:commentRangeStart w:id="43"/>
      <w:commentRangeEnd w:id="42"/>
      <w:r>
        <w:rPr>
          <w:rStyle w:val="af0"/>
        </w:rPr>
        <w:commentReference w:id="42"/>
      </w:r>
      <w:commentRangeEnd w:id="43"/>
      <w:r>
        <w:commentReference w:id="43"/>
      </w:r>
      <w:r>
        <w:rPr>
          <w:rFonts w:ascii="楷体" w:eastAsia="楷体" w:hAnsi="楷体" w:hint="eastAsia"/>
          <w:color w:val="2C2C36"/>
          <w:szCs w:val="21"/>
        </w:rPr>
        <w:t>，其中包含原始回复内容t，新闻传播意图的揣测</w:t>
      </w:r>
      <m:oMath>
        <m:sSub>
          <m:sSubPr>
            <m:ctrlPr>
              <w:ins w:id="44" w:author="T179966" w:date="2025-09-13T17:27:00Z" w16du:dateUtc="2025-09-13T09:27:00Z">
                <w:rPr>
                  <w:rFonts w:ascii="Cambria Math" w:eastAsia="楷体" w:hAnsi="楷体"/>
                  <w:i/>
                  <w:szCs w:val="21"/>
                </w:rPr>
              </w:ins>
            </m:ctrlPr>
          </m:sSubPr>
          <m:e>
            <m:r>
              <w:ins w:id="45" w:author="T179966" w:date="2025-09-13T17:27:00Z" w16du:dateUtc="2025-09-13T09:27:00Z">
                <w:rPr>
                  <w:rFonts w:ascii="Cambria Math" w:eastAsia="楷体" w:hAnsi="楷体"/>
                  <w:szCs w:val="21"/>
                </w:rPr>
                <m:t>I</m:t>
              </w:ins>
            </m:r>
          </m:e>
          <m:sub>
            <m:r>
              <w:ins w:id="46" w:author="T179966" w:date="2025-09-13T17:27:00Z" w16du:dateUtc="2025-09-13T09:27:00Z">
                <w:rPr>
                  <w:rFonts w:ascii="Cambria Math" w:eastAsia="楷体" w:hAnsi="楷体"/>
                  <w:szCs w:val="21"/>
                </w:rPr>
                <m:t>s</m:t>
              </w:ins>
            </m:r>
          </m:sub>
        </m:sSub>
      </m:oMath>
      <w:del w:id="47" w:author="T179966" w:date="2025-09-13T17:27:00Z" w16du:dateUtc="2025-09-13T09:27:00Z">
        <w:r w:rsidDel="000519FC">
          <w:rPr>
            <w:rFonts w:ascii="楷体" w:eastAsia="楷体" w:hAnsi="楷体"/>
            <w:position w:val="-12"/>
            <w:szCs w:val="21"/>
          </w:rPr>
          <w:object w:dxaOrig="220" w:dyaOrig="360" w14:anchorId="2F34A3E0">
            <v:shape id="_x0000_i1032" type="#_x0000_t75" alt="" style="width:11.25pt;height:18pt" o:ole="">
              <v:imagedata r:id="rId26" o:title=""/>
            </v:shape>
            <o:OLEObject Type="Embed" ProgID="Equation.3" ShapeID="_x0000_i1032" DrawAspect="Content" ObjectID="_1837502470" r:id="rId27"/>
          </w:object>
        </w:r>
      </w:del>
      <w:r>
        <w:rPr>
          <w:rFonts w:ascii="楷体" w:eastAsia="楷体" w:hAnsi="楷体" w:hint="eastAsia"/>
          <w:color w:val="2C2C36"/>
          <w:szCs w:val="21"/>
        </w:rPr>
        <w:t>,情感倾向emotional,对新闻的质疑等。此读者评论表示用户对新闻内容的认知与情感倾向。</w:t>
      </w:r>
    </w:p>
    <w:p w14:paraId="39F95C7B" w14:textId="01B22EA3" w:rsidR="00DA4276" w:rsidRDefault="000519FC" w:rsidP="000519FC">
      <w:pPr>
        <w:spacing w:line="300" w:lineRule="auto"/>
        <w:ind w:firstLine="420"/>
        <w:rPr>
          <w:rFonts w:ascii="楷体" w:eastAsia="楷体" w:hAnsi="楷体" w:hint="eastAsia"/>
          <w:color w:val="2C2C36"/>
          <w:szCs w:val="21"/>
        </w:rPr>
      </w:pPr>
      <m:oMath>
        <m:r>
          <w:ins w:id="48" w:author="T179966" w:date="2025-09-13T17:27:00Z" w16du:dateUtc="2025-09-13T09:27:00Z">
            <m:rPr>
              <m:nor/>
            </m:rPr>
            <w:rPr>
              <w:rFonts w:ascii="Cambria Math" w:eastAsia="楷体" w:hAnsi="楷体"/>
              <w:szCs w:val="21"/>
            </w:rPr>
            <m:t>text</m:t>
          </w:ins>
        </m:r>
        <m:r>
          <w:ins w:id="49" w:author="T179966" w:date="2025-09-13T17:27:00Z" w16du:dateUtc="2025-09-13T09:27:00Z">
            <m:rPr>
              <m:sty m:val="p"/>
            </m:rPr>
            <w:rPr>
              <w:rFonts w:ascii="Cambria Math" w:eastAsia="楷体" w:hAnsi="楷体"/>
              <w:szCs w:val="21"/>
            </w:rPr>
            <m:t>=</m:t>
          </w:ins>
        </m:r>
        <m:r>
          <w:ins w:id="50" w:author="T179966" w:date="2025-09-13T17:27:00Z" w16du:dateUtc="2025-09-13T09:27:00Z">
            <m:rPr>
              <m:nor/>
            </m:rPr>
            <w:rPr>
              <w:rFonts w:ascii="Cambria Math" w:eastAsia="楷体" w:hAnsi="楷体"/>
              <w:szCs w:val="21"/>
            </w:rPr>
            <m:t>SimulateUserReadingResponse</m:t>
          </w:ins>
        </m:r>
        <m:r>
          <w:ins w:id="51" w:author="T179966" w:date="2025-09-13T17:27:00Z" w16du:dateUtc="2025-09-13T09:27:00Z">
            <m:rPr>
              <m:sty m:val="p"/>
            </m:rPr>
            <w:rPr>
              <w:rFonts w:ascii="Cambria Math" w:eastAsia="楷体" w:hAnsi="楷体"/>
              <w:szCs w:val="21"/>
            </w:rPr>
            <m:t>(</m:t>
          </w:ins>
        </m:r>
        <m:r>
          <w:ins w:id="52" w:author="T179966" w:date="2025-09-13T17:27:00Z" w16du:dateUtc="2025-09-13T09:27:00Z">
            <m:rPr>
              <m:nor/>
            </m:rPr>
            <w:rPr>
              <w:rFonts w:ascii="Cambria Math" w:eastAsia="楷体" w:hAnsi="楷体"/>
              <w:szCs w:val="21"/>
            </w:rPr>
            <m:t>Qwen,N,</m:t>
          </w:ins>
        </m:r>
        <m:sSub>
          <m:sSubPr>
            <m:ctrlPr>
              <w:ins w:id="53" w:author="T179966" w:date="2025-09-13T17:27:00Z" w16du:dateUtc="2025-09-13T09:27:00Z">
                <w:rPr>
                  <w:rFonts w:ascii="Cambria Math" w:eastAsia="楷体" w:hAnsi="楷体"/>
                  <w:szCs w:val="21"/>
                </w:rPr>
              </w:ins>
            </m:ctrlPr>
          </m:sSubPr>
          <m:e>
            <m:r>
              <w:ins w:id="54" w:author="T179966" w:date="2025-09-13T17:27:00Z" w16du:dateUtc="2025-09-13T09:27:00Z">
                <m:rPr>
                  <m:nor/>
                </m:rPr>
                <w:rPr>
                  <w:rFonts w:ascii="Cambria Math" w:eastAsia="楷体" w:hAnsi="楷体"/>
                  <w:szCs w:val="21"/>
                </w:rPr>
                <m:t>P</m:t>
              </w:ins>
            </m:r>
          </m:e>
          <m:sub>
            <m:r>
              <w:ins w:id="55" w:author="T179966" w:date="2025-09-13T17:27:00Z" w16du:dateUtc="2025-09-13T09:27:00Z">
                <w:rPr>
                  <w:rFonts w:ascii="Cambria Math" w:eastAsia="楷体" w:hAnsi="楷体"/>
                  <w:szCs w:val="21"/>
                </w:rPr>
                <m:t>i</m:t>
              </w:ins>
            </m:r>
            <m:ctrlPr>
              <w:ins w:id="56" w:author="T179966" w:date="2025-09-13T17:27:00Z" w16du:dateUtc="2025-09-13T09:27:00Z">
                <w:rPr>
                  <w:rFonts w:ascii="Cambria Math" w:eastAsia="楷体" w:hAnsi="楷体"/>
                  <w:i/>
                  <w:szCs w:val="21"/>
                </w:rPr>
              </w:ins>
            </m:ctrlPr>
          </m:sub>
        </m:sSub>
        <m:r>
          <w:ins w:id="57" w:author="T179966" w:date="2025-09-13T17:27:00Z" w16du:dateUtc="2025-09-13T09:27:00Z">
            <w:rPr>
              <w:rFonts w:ascii="Cambria Math" w:eastAsia="楷体" w:hAnsi="楷体"/>
              <w:szCs w:val="21"/>
            </w:rPr>
            <m:t>)</m:t>
          </w:ins>
        </m:r>
      </m:oMath>
      <w:del w:id="58" w:author="T179966" w:date="2025-09-13T17:27:00Z" w16du:dateUtc="2025-09-13T09:27:00Z">
        <w:r w:rsidDel="000519FC">
          <w:rPr>
            <w:rFonts w:ascii="楷体" w:eastAsia="楷体" w:hAnsi="楷体"/>
            <w:position w:val="-10"/>
            <w:szCs w:val="21"/>
          </w:rPr>
          <w:object w:dxaOrig="4959" w:dyaOrig="340" w14:anchorId="4E3E49E1">
            <v:shape id="_x0000_i1033" type="#_x0000_t75" alt="" style="width:248.2pt;height:17.25pt" o:ole="">
              <v:imagedata r:id="rId28" o:title=""/>
            </v:shape>
            <o:OLEObject Type="Embed" ProgID="Equation.3" ShapeID="_x0000_i1033" DrawAspect="Content" ObjectID="_1837502471" r:id="rId29"/>
          </w:object>
        </w:r>
      </w:del>
    </w:p>
    <w:p w14:paraId="66E212CC" w14:textId="77777777" w:rsidR="00DA4276" w:rsidRDefault="00000000" w:rsidP="000C04F8">
      <w:pPr>
        <w:spacing w:line="300" w:lineRule="auto"/>
        <w:ind w:firstLine="420"/>
        <w:jc w:val="left"/>
        <w:rPr>
          <w:rFonts w:ascii="楷体" w:hAnsi="楷体" w:hint="eastAsia"/>
          <w:color w:val="2C2C36"/>
          <w:szCs w:val="21"/>
        </w:rPr>
      </w:pPr>
      <w:r>
        <w:rPr>
          <w:rFonts w:ascii="楷体" w:eastAsia="楷体" w:hAnsi="楷体" w:hint="eastAsia"/>
          <w:color w:val="2C2C36"/>
          <w:szCs w:val="21"/>
        </w:rPr>
        <w:t>其中，SimulateUserReadingResponse</w:t>
      </w:r>
      <w:r>
        <w:rPr>
          <w:rFonts w:ascii="Segoe UI" w:eastAsia="Segoe UI" w:hAnsi="Segoe UI" w:cs="Segoe UI"/>
          <w:color w:val="2C2C36"/>
          <w:spacing w:val="1"/>
          <w:sz w:val="19"/>
          <w:szCs w:val="19"/>
          <w:shd w:val="clear" w:color="auto" w:fill="FFFFFF"/>
        </w:rPr>
        <w:t>表示</w:t>
      </w:r>
      <w:r w:rsidRPr="000C04F8">
        <w:rPr>
          <w:rStyle w:val="af"/>
          <w:rFonts w:ascii="Segoe UI" w:eastAsia="Segoe UI" w:hAnsi="Segoe UI" w:cs="Segoe UI" w:hint="eastAsia"/>
          <w:b w:val="0"/>
          <w:color w:val="2C2C36"/>
          <w:spacing w:val="1"/>
          <w:sz w:val="19"/>
          <w:szCs w:val="19"/>
          <w:shd w:val="clear" w:color="auto" w:fill="FFFFFF"/>
        </w:rPr>
        <w:t>模拟</w:t>
      </w:r>
      <w:r>
        <w:rPr>
          <w:rFonts w:ascii="Segoe UI" w:eastAsia="Segoe UI" w:hAnsi="Segoe UI" w:cs="Segoe UI"/>
          <w:color w:val="2C2C36"/>
          <w:spacing w:val="1"/>
          <w:sz w:val="19"/>
          <w:szCs w:val="19"/>
          <w:shd w:val="clear" w:color="auto" w:fill="FFFFFF"/>
        </w:rPr>
        <w:t>用户行为的函数</w:t>
      </w:r>
      <w:r>
        <w:rPr>
          <w:rFonts w:ascii="Segoe UI" w:hAnsi="Segoe UI" w:cs="Segoe UI" w:hint="eastAsia"/>
          <w:color w:val="2C2C36"/>
          <w:spacing w:val="1"/>
          <w:sz w:val="19"/>
          <w:szCs w:val="19"/>
          <w:shd w:val="clear" w:color="auto" w:fill="FFFFFF"/>
        </w:rPr>
        <w:t>。</w:t>
      </w:r>
    </w:p>
    <w:p w14:paraId="5A8DC576" w14:textId="1A1A17AB" w:rsidR="00DA4276" w:rsidRDefault="00000000" w:rsidP="000519FC">
      <w:pPr>
        <w:numPr>
          <w:ilvl w:val="0"/>
          <w:numId w:val="18"/>
        </w:numPr>
        <w:spacing w:line="300" w:lineRule="auto"/>
        <w:ind w:firstLine="420"/>
        <w:jc w:val="left"/>
        <w:rPr>
          <w:ins w:id="59" w:author="T179966" w:date="2025-09-13T19:13:00Z" w16du:dateUtc="2025-09-13T11:13:00Z"/>
          <w:rFonts w:ascii="楷体" w:eastAsia="楷体" w:hAnsi="楷体" w:hint="eastAsia"/>
          <w:color w:val="2C2C36"/>
          <w:szCs w:val="21"/>
        </w:rPr>
      </w:pPr>
      <w:r>
        <w:rPr>
          <w:rFonts w:ascii="楷体" w:eastAsia="楷体" w:hAnsi="楷体" w:hint="eastAsia"/>
          <w:color w:val="2C2C36"/>
          <w:szCs w:val="21"/>
        </w:rPr>
        <w:t>当</w:t>
      </w:r>
      <m:oMath>
        <m:r>
          <w:ins w:id="60" w:author="T179966" w:date="2025-09-13T17:27:00Z" w16du:dateUtc="2025-09-13T09:27:00Z">
            <w:rPr>
              <w:rFonts w:ascii="Cambria Math" w:eastAsia="楷体" w:hAnsi="Cambria Math"/>
              <w:szCs w:val="21"/>
            </w:rPr>
            <m:t>r≥ration</m:t>
          </w:ins>
        </m:r>
      </m:oMath>
      <w:del w:id="61" w:author="T179966" w:date="2025-09-13T17:27:00Z" w16du:dateUtc="2025-09-13T09:27:00Z">
        <w:r w:rsidDel="000519FC">
          <w:rPr>
            <w:rFonts w:ascii="楷体" w:eastAsia="楷体" w:hAnsi="楷体" w:hint="eastAsia"/>
            <w:position w:val="-6"/>
            <w:szCs w:val="21"/>
          </w:rPr>
          <w:object w:dxaOrig="999" w:dyaOrig="260" w14:anchorId="7032B1FA">
            <v:shape id="_x0000_i1034" type="#_x0000_t75" style="width:50.25pt;height:12.75pt" o:ole="">
              <v:imagedata r:id="rId30" o:title=""/>
            </v:shape>
            <o:OLEObject Type="Embed" ProgID="Equation.3" ShapeID="_x0000_i1034" DrawAspect="Content" ObjectID="_1837502472" r:id="rId31"/>
          </w:object>
        </w:r>
      </w:del>
      <w:r>
        <w:rPr>
          <w:rFonts w:ascii="楷体" w:eastAsia="楷体" w:hAnsi="楷体" w:hint="eastAsia"/>
          <w:color w:val="2C2C36"/>
          <w:szCs w:val="21"/>
        </w:rPr>
        <w:t>时，</w:t>
      </w:r>
      <w:r w:rsidRPr="000519FC">
        <w:rPr>
          <w:rFonts w:ascii="楷体" w:eastAsia="楷体" w:hAnsi="楷体" w:hint="eastAsia"/>
          <w:color w:val="2C2C36"/>
          <w:szCs w:val="21"/>
          <w:u w:val="single"/>
          <w:rPrChange w:id="62" w:author="T179966" w:date="2025-09-13T17:27:00Z" w16du:dateUtc="2025-09-13T09:27:00Z">
            <w:rPr>
              <w:rFonts w:ascii="楷体" w:eastAsia="楷体" w:hAnsi="楷体" w:hint="eastAsia"/>
              <w:color w:val="2C2C36"/>
              <w:szCs w:val="21"/>
            </w:rPr>
          </w:rPrChange>
        </w:rPr>
        <w:t>采用</w:t>
      </w:r>
      <w:r>
        <w:rPr>
          <w:rFonts w:ascii="楷体" w:eastAsia="楷体" w:hAnsi="楷体" w:hint="eastAsia"/>
          <w:color w:val="2C2C36"/>
          <w:szCs w:val="21"/>
        </w:rPr>
        <w:t>间接交互路径。此路径引入链式传播机制，基于用户浏览行为构建多跳网络。每个</w:t>
      </w:r>
      <w:r>
        <w:rPr>
          <w:rFonts w:ascii="楷体" w:eastAsia="楷体" w:hAnsi="楷体" w:hint="eastAsia"/>
          <w:szCs w:val="21"/>
        </w:rPr>
        <w:t>读者</w:t>
      </w:r>
      <w:r>
        <w:rPr>
          <w:rFonts w:ascii="楷体" w:eastAsia="楷体" w:hAnsi="楷体" w:hint="eastAsia"/>
          <w:color w:val="2C2C36"/>
          <w:szCs w:val="21"/>
        </w:rPr>
        <w:t>节点</w:t>
      </w:r>
      <m:oMath>
        <m:sSub>
          <m:sSubPr>
            <m:ctrlPr>
              <w:ins w:id="63" w:author="T179966" w:date="2025-09-13T17:27:00Z" w16du:dateUtc="2025-09-13T09:27:00Z">
                <w:rPr>
                  <w:rFonts w:ascii="Cambria Math" w:eastAsia="楷体" w:hAnsi="楷体"/>
                  <w:i/>
                </w:rPr>
              </w:ins>
            </m:ctrlPr>
          </m:sSubPr>
          <m:e>
            <m:r>
              <w:ins w:id="64" w:author="T179966" w:date="2025-09-13T17:27:00Z" w16du:dateUtc="2025-09-13T09:27:00Z">
                <w:rPr>
                  <w:rFonts w:ascii="Cambria Math" w:eastAsia="楷体" w:hAnsi="楷体"/>
                </w:rPr>
                <m:t>r</m:t>
              </w:ins>
            </m:r>
          </m:e>
          <m:sub>
            <m:r>
              <w:ins w:id="65" w:author="T179966" w:date="2025-09-13T17:27:00Z" w16du:dateUtc="2025-09-13T09:27:00Z">
                <w:rPr>
                  <w:rFonts w:ascii="Cambria Math" w:eastAsia="楷体" w:hAnsi="楷体"/>
                </w:rPr>
                <m:t>i</m:t>
              </w:ins>
            </m:r>
          </m:sub>
        </m:sSub>
      </m:oMath>
      <w:del w:id="66" w:author="T179966" w:date="2025-09-13T17:27:00Z" w16du:dateUtc="2025-09-13T09:27:00Z">
        <w:r w:rsidDel="000519FC">
          <w:rPr>
            <w:rFonts w:ascii="楷体" w:eastAsia="楷体" w:hAnsi="楷体" w:hint="eastAsia"/>
            <w:position w:val="-12"/>
          </w:rPr>
          <w:object w:dxaOrig="180" w:dyaOrig="360" w14:anchorId="15A3BCEE">
            <v:shape id="_x0000_i1035" type="#_x0000_t75" style="width:9pt;height:18pt" o:ole="">
              <v:imagedata r:id="rId32" o:title=""/>
            </v:shape>
            <o:OLEObject Type="Embed" ProgID="Equation.3" ShapeID="_x0000_i1035" DrawAspect="Content" ObjectID="_1837502473" r:id="rId33"/>
          </w:object>
        </w:r>
      </w:del>
      <w:r>
        <w:rPr>
          <w:rFonts w:ascii="楷体" w:eastAsia="楷体" w:hAnsi="楷体" w:hint="eastAsia"/>
          <w:color w:val="2C2C36"/>
          <w:szCs w:val="21"/>
        </w:rPr>
        <w:t>关联一个前序节点链</w:t>
      </w:r>
      <m:oMath>
        <m:sSub>
          <m:sSubPr>
            <m:ctrlPr>
              <w:ins w:id="67" w:author="T179966" w:date="2025-09-13T17:27:00Z" w16du:dateUtc="2025-09-13T09:27:00Z">
                <w:rPr>
                  <w:rFonts w:ascii="Cambria Math" w:eastAsia="楷体" w:hAnsi="楷体"/>
                  <w:i/>
                  <w:szCs w:val="21"/>
                </w:rPr>
              </w:ins>
            </m:ctrlPr>
          </m:sSubPr>
          <m:e>
            <m:r>
              <w:ins w:id="68" w:author="T179966" w:date="2025-09-13T17:27:00Z" w16du:dateUtc="2025-09-13T09:27:00Z">
                <w:rPr>
                  <w:rFonts w:ascii="Cambria Math" w:eastAsia="楷体" w:hAnsi="楷体"/>
                  <w:szCs w:val="21"/>
                </w:rPr>
                <m:t>L</m:t>
              </w:ins>
            </m:r>
          </m:e>
          <m:sub>
            <m:r>
              <w:ins w:id="69" w:author="T179966" w:date="2025-09-13T17:27:00Z" w16du:dateUtc="2025-09-13T09:27:00Z">
                <w:rPr>
                  <w:rFonts w:ascii="Cambria Math" w:eastAsia="楷体" w:hAnsi="楷体"/>
                  <w:szCs w:val="21"/>
                </w:rPr>
                <m:t>i</m:t>
              </w:ins>
            </m:r>
          </m:sub>
        </m:sSub>
        <m:r>
          <w:ins w:id="70" w:author="T179966" w:date="2025-09-13T17:27:00Z" w16du:dateUtc="2025-09-13T09:27:00Z">
            <w:rPr>
              <w:rFonts w:ascii="Cambria Math" w:eastAsia="楷体" w:hAnsi="楷体"/>
              <w:szCs w:val="21"/>
            </w:rPr>
            <m:t>=</m:t>
          </w:ins>
        </m:r>
        <m:d>
          <m:dPr>
            <m:begChr m:val="{"/>
            <m:endChr m:val="}"/>
            <m:ctrlPr>
              <w:ins w:id="71" w:author="T179966" w:date="2025-09-13T17:27:00Z" w16du:dateUtc="2025-09-13T09:27:00Z">
                <w:rPr>
                  <w:rFonts w:ascii="Cambria Math" w:eastAsia="楷体" w:hAnsi="楷体"/>
                  <w:i/>
                  <w:szCs w:val="21"/>
                </w:rPr>
              </w:ins>
            </m:ctrlPr>
          </m:dPr>
          <m:e>
            <m:r>
              <w:ins w:id="72" w:author="T179966" w:date="2025-09-13T17:27:00Z" w16du:dateUtc="2025-09-13T09:27:00Z">
                <w:rPr>
                  <w:rFonts w:ascii="Cambria Math" w:eastAsia="楷体" w:hAnsi="楷体"/>
                  <w:szCs w:val="21"/>
                </w:rPr>
                <m:t>r</m:t>
              </w:ins>
            </m:r>
            <m:d>
              <m:dPr>
                <m:begChr m:val="{"/>
                <m:endChr m:val="}"/>
                <m:ctrlPr>
                  <w:ins w:id="73" w:author="T179966" w:date="2025-09-13T17:27:00Z" w16du:dateUtc="2025-09-13T09:27:00Z">
                    <w:rPr>
                      <w:rFonts w:ascii="Cambria Math" w:eastAsia="楷体" w:hAnsi="楷体"/>
                      <w:i/>
                      <w:szCs w:val="21"/>
                    </w:rPr>
                  </w:ins>
                </m:ctrlPr>
              </m:dPr>
              <m:e>
                <m:r>
                  <w:ins w:id="74" w:author="T179966" w:date="2025-09-13T17:27:00Z" w16du:dateUtc="2025-09-13T09:27:00Z">
                    <w:rPr>
                      <w:rFonts w:ascii="Cambria Math" w:eastAsia="楷体" w:hAnsi="楷体"/>
                      <w:szCs w:val="21"/>
                    </w:rPr>
                    <m:t>i1</m:t>
                  </w:ins>
                </m:r>
              </m:e>
            </m:d>
            <m:r>
              <w:ins w:id="75" w:author="T179966" w:date="2025-09-13T17:27:00Z" w16du:dateUtc="2025-09-13T09:27:00Z">
                <w:rPr>
                  <w:rFonts w:ascii="Cambria Math" w:eastAsia="楷体" w:hAnsi="楷体"/>
                  <w:szCs w:val="21"/>
                </w:rPr>
                <m:t>,r</m:t>
              </w:ins>
            </m:r>
            <m:d>
              <m:dPr>
                <m:begChr m:val="{"/>
                <m:endChr m:val="}"/>
                <m:ctrlPr>
                  <w:ins w:id="76" w:author="T179966" w:date="2025-09-13T17:27:00Z" w16du:dateUtc="2025-09-13T09:27:00Z">
                    <w:rPr>
                      <w:rFonts w:ascii="Cambria Math" w:eastAsia="楷体" w:hAnsi="楷体"/>
                      <w:i/>
                      <w:szCs w:val="21"/>
                    </w:rPr>
                  </w:ins>
                </m:ctrlPr>
              </m:dPr>
              <m:e>
                <m:r>
                  <w:ins w:id="77" w:author="T179966" w:date="2025-09-13T17:27:00Z" w16du:dateUtc="2025-09-13T09:27:00Z">
                    <w:rPr>
                      <w:rFonts w:ascii="Cambria Math" w:eastAsia="楷体" w:hAnsi="楷体"/>
                      <w:szCs w:val="21"/>
                    </w:rPr>
                    <m:t>i2</m:t>
                  </w:ins>
                </m:r>
              </m:e>
            </m:d>
            <m:r>
              <w:ins w:id="78" w:author="T179966" w:date="2025-09-13T17:27:00Z" w16du:dateUtc="2025-09-13T09:27:00Z">
                <w:rPr>
                  <w:rFonts w:ascii="Cambria Math" w:eastAsia="楷体" w:hAnsi="楷体"/>
                  <w:szCs w:val="21"/>
                </w:rPr>
                <m:t>,...,r</m:t>
              </w:ins>
            </m:r>
            <m:d>
              <m:dPr>
                <m:begChr m:val="{"/>
                <m:endChr m:val="}"/>
                <m:ctrlPr>
                  <w:ins w:id="79" w:author="T179966" w:date="2025-09-13T17:27:00Z" w16du:dateUtc="2025-09-13T09:27:00Z">
                    <w:rPr>
                      <w:rFonts w:ascii="Cambria Math" w:eastAsia="楷体" w:hAnsi="楷体"/>
                      <w:i/>
                      <w:szCs w:val="21"/>
                    </w:rPr>
                  </w:ins>
                </m:ctrlPr>
              </m:dPr>
              <m:e>
                <m:r>
                  <w:ins w:id="80" w:author="T179966" w:date="2025-09-13T17:27:00Z" w16du:dateUtc="2025-09-13T09:27:00Z">
                    <w:rPr>
                      <w:rFonts w:ascii="Cambria Math" w:eastAsia="楷体" w:hAnsi="楷体"/>
                      <w:szCs w:val="21"/>
                    </w:rPr>
                    <m:t>ik</m:t>
                  </w:ins>
                </m:r>
              </m:e>
            </m:d>
            <m:ctrlPr>
              <w:ins w:id="81" w:author="T179966" w:date="2025-09-13T17:27:00Z" w16du:dateUtc="2025-09-13T09:27:00Z">
                <w:rPr>
                  <w:rFonts w:ascii="Cambria Math" w:eastAsia="楷体" w:hAnsi="Cambria Math" w:hint="eastAsia"/>
                  <w:i/>
                  <w:szCs w:val="21"/>
                </w:rPr>
              </w:ins>
            </m:ctrlPr>
          </m:e>
        </m:d>
      </m:oMath>
      <w:del w:id="82" w:author="T179966" w:date="2025-09-13T17:27:00Z" w16du:dateUtc="2025-09-13T09:27:00Z">
        <w:r w:rsidDel="000519FC">
          <w:rPr>
            <w:rFonts w:ascii="楷体" w:eastAsia="楷体" w:hAnsi="楷体" w:hint="eastAsia"/>
            <w:position w:val="-12"/>
            <w:szCs w:val="21"/>
          </w:rPr>
          <w:object w:dxaOrig="2380" w:dyaOrig="360" w14:anchorId="3090B98B">
            <v:shape id="_x0000_i1036" type="#_x0000_t75" style="width:119.25pt;height:18pt" o:ole="">
              <v:imagedata r:id="rId34" o:title=""/>
            </v:shape>
            <o:OLEObject Type="Embed" ProgID="Equation.3" ShapeID="_x0000_i1036" DrawAspect="Content" ObjectID="_1837502474" r:id="rId35"/>
          </w:object>
        </w:r>
      </w:del>
      <w:r>
        <w:rPr>
          <w:rFonts w:ascii="楷体" w:eastAsia="楷体" w:hAnsi="楷体" w:hint="eastAsia"/>
          <w:color w:val="2C2C36"/>
          <w:szCs w:val="21"/>
        </w:rPr>
        <w:t>，其中k表示链式长度</w:t>
      </w:r>
      <w:ins w:id="83" w:author="T179966" w:date="2025-09-13T19:11:00Z" w16du:dateUtc="2025-09-13T11:11:00Z">
        <w:r w:rsidR="008E3BB8">
          <w:rPr>
            <w:rFonts w:ascii="楷体" w:eastAsia="楷体" w:hAnsi="楷体" w:hint="eastAsia"/>
            <w:color w:val="2C2C36"/>
            <w:szCs w:val="21"/>
          </w:rPr>
          <w:t>,前序节点</w:t>
        </w:r>
      </w:ins>
      <m:oMath>
        <m:sSub>
          <m:sSubPr>
            <m:ctrlPr>
              <w:ins w:id="84" w:author="T179966" w:date="2025-09-13T19:12:00Z" w16du:dateUtc="2025-09-13T11:12:00Z">
                <w:rPr>
                  <w:rFonts w:ascii="Cambria Math" w:eastAsia="楷体" w:hAnsi="Cambria Math"/>
                  <w:i/>
                  <w:color w:val="2C2C36"/>
                  <w:szCs w:val="21"/>
                </w:rPr>
              </w:ins>
            </m:ctrlPr>
          </m:sSubPr>
          <m:e>
            <m:r>
              <w:ins w:id="85" w:author="T179966" w:date="2025-09-13T19:12:00Z" w16du:dateUtc="2025-09-13T11:12:00Z">
                <w:rPr>
                  <w:rFonts w:ascii="Cambria Math" w:eastAsia="楷体" w:hAnsi="Cambria Math"/>
                  <w:color w:val="2C2C36"/>
                  <w:szCs w:val="21"/>
                </w:rPr>
                <m:t>r</m:t>
              </w:ins>
            </m:r>
          </m:e>
          <m:sub>
            <m:r>
              <w:ins w:id="86" w:author="T179966" w:date="2025-09-13T19:12:00Z" w16du:dateUtc="2025-09-13T11:12:00Z">
                <w:rPr>
                  <w:rFonts w:ascii="Cambria Math" w:eastAsia="楷体" w:hAnsi="Cambria Math"/>
                  <w:color w:val="2C2C36"/>
                  <w:szCs w:val="21"/>
                </w:rPr>
                <m:t>j</m:t>
              </w:ins>
            </m:r>
          </m:sub>
        </m:sSub>
      </m:oMath>
      <w:ins w:id="87" w:author="T179966" w:date="2025-09-13T19:11:00Z" w16du:dateUtc="2025-09-13T11:11:00Z">
        <w:r w:rsidR="008E3BB8">
          <w:rPr>
            <w:rFonts w:ascii="楷体" w:eastAsia="楷体" w:hAnsi="楷体" w:hint="eastAsia"/>
            <w:color w:val="2C2C36"/>
            <w:szCs w:val="21"/>
          </w:rPr>
          <w:t>由</w:t>
        </w:r>
      </w:ins>
      <w:ins w:id="88" w:author="T179966" w:date="2025-09-13T19:12:00Z" w16du:dateUtc="2025-09-13T11:12:00Z">
        <w:r w:rsidR="008E3BB8">
          <w:rPr>
            <w:rFonts w:ascii="楷体" w:eastAsia="楷体" w:hAnsi="楷体" w:hint="eastAsia"/>
            <w:color w:val="2C2C36"/>
            <w:szCs w:val="21"/>
          </w:rPr>
          <w:t>树形平衡策略决定</w:t>
        </w:r>
      </w:ins>
      <w:r>
        <w:rPr>
          <w:rFonts w:ascii="楷体" w:eastAsia="楷体" w:hAnsi="楷体" w:hint="eastAsia"/>
          <w:color w:val="2C2C36"/>
          <w:szCs w:val="21"/>
        </w:rPr>
        <w:t>。在读者评论生成过程中，</w:t>
      </w:r>
      <w:commentRangeStart w:id="89"/>
      <w:commentRangeStart w:id="90"/>
      <w:r>
        <w:rPr>
          <w:rFonts w:ascii="楷体" w:eastAsia="楷体" w:hAnsi="楷体" w:hint="eastAsia"/>
          <w:color w:val="2C2C36"/>
          <w:szCs w:val="21"/>
        </w:rPr>
        <w:t>系统同步检索并整合L的历史交互记录与新闻共同构建上下文。</w:t>
      </w:r>
      <w:commentRangeEnd w:id="89"/>
      <w:r>
        <w:rPr>
          <w:rStyle w:val="af0"/>
        </w:rPr>
        <w:commentReference w:id="89"/>
      </w:r>
      <w:commentRangeEnd w:id="90"/>
      <w:r>
        <w:commentReference w:id="90"/>
      </w:r>
      <w:r>
        <w:rPr>
          <w:rFonts w:ascii="楷体" w:eastAsia="楷体" w:hAnsi="楷体" w:hint="eastAsia"/>
          <w:color w:val="2C2C36"/>
          <w:szCs w:val="21"/>
        </w:rPr>
        <w:t>从而生成更符合真实情况下的读者评论text。</w:t>
      </w:r>
    </w:p>
    <w:p w14:paraId="6CCD04C7" w14:textId="27835408" w:rsidR="008E3BB8" w:rsidRPr="008E3BB8" w:rsidRDefault="00000000" w:rsidP="008E3BB8">
      <w:pPr>
        <w:spacing w:line="300" w:lineRule="auto"/>
        <w:ind w:left="420"/>
        <w:jc w:val="left"/>
        <w:rPr>
          <w:ins w:id="91" w:author="T179966" w:date="2025-09-13T19:18:00Z" w16du:dateUtc="2025-09-13T11:18:00Z"/>
          <w:rFonts w:ascii="楷体" w:eastAsia="楷体" w:hAnsi="楷体" w:hint="eastAsia"/>
          <w:color w:val="2C2C36"/>
          <w:szCs w:val="21"/>
        </w:rPr>
      </w:pPr>
      <m:oMathPara>
        <m:oMath>
          <m:sSub>
            <m:sSubPr>
              <m:ctrlPr>
                <w:ins w:id="92" w:author="T179966" w:date="2025-09-13T19:13:00Z" w16du:dateUtc="2025-09-13T11:13:00Z">
                  <w:rPr>
                    <w:rFonts w:ascii="Cambria Math" w:eastAsia="楷体" w:hAnsi="Cambria Math"/>
                    <w:i/>
                    <w:color w:val="2C2C36"/>
                    <w:szCs w:val="21"/>
                  </w:rPr>
                </w:ins>
              </m:ctrlPr>
            </m:sSubPr>
            <m:e>
              <m:r>
                <w:ins w:id="93" w:author="T179966" w:date="2025-09-13T19:13:00Z" w16du:dateUtc="2025-09-13T11:13:00Z">
                  <w:rPr>
                    <w:rFonts w:ascii="Cambria Math" w:eastAsia="楷体" w:hAnsi="Cambria Math"/>
                    <w:color w:val="2C2C36"/>
                    <w:szCs w:val="21"/>
                  </w:rPr>
                  <m:t>r</m:t>
                </w:ins>
              </m:r>
            </m:e>
            <m:sub>
              <m:r>
                <w:ins w:id="94" w:author="T179966" w:date="2025-09-13T19:13:00Z" w16du:dateUtc="2025-09-13T11:13:00Z">
                  <w:rPr>
                    <w:rFonts w:ascii="Cambria Math" w:eastAsia="楷体" w:hAnsi="Cambria Math"/>
                    <w:color w:val="2C2C36"/>
                    <w:szCs w:val="21"/>
                  </w:rPr>
                  <m:t>j</m:t>
                </w:ins>
              </m:r>
            </m:sub>
          </m:sSub>
          <m:r>
            <w:ins w:id="95" w:author="T179966" w:date="2025-09-13T19:13:00Z" w16du:dateUtc="2025-09-13T11:13:00Z">
              <w:rPr>
                <w:rFonts w:ascii="Cambria Math" w:eastAsia="楷体" w:hAnsi="Cambria Math"/>
                <w:color w:val="2C2C36"/>
                <w:szCs w:val="21"/>
              </w:rPr>
              <m:t>=</m:t>
            </w:ins>
          </m:r>
          <m:r>
            <m:rPr>
              <m:sty m:val="p"/>
            </m:rPr>
            <w:rPr>
              <w:rFonts w:ascii="Cambria Math" w:eastAsia="楷体" w:hAnsi="Cambria Math"/>
              <w:color w:val="2C2C36"/>
              <w:szCs w:val="21"/>
            </w:rPr>
            <m:t>min⁡</m:t>
          </m:r>
          <m:r>
            <w:ins w:id="96" w:author="T179966" w:date="2025-09-13T19:14:00Z" w16du:dateUtc="2025-09-13T11:14:00Z">
              <w:rPr>
                <w:rFonts w:ascii="Cambria Math" w:eastAsia="楷体" w:hAnsi="Cambria Math"/>
                <w:color w:val="2C2C36"/>
                <w:szCs w:val="21"/>
              </w:rPr>
              <m:t>(β</m:t>
            </w:ins>
          </m:r>
          <m:r>
            <w:ins w:id="97" w:author="T179966" w:date="2025-09-13T19:17:00Z" w16du:dateUtc="2025-09-13T11:17:00Z">
              <w:rPr>
                <w:rFonts w:ascii="Cambria Math" w:eastAsia="楷体" w:hAnsi="Cambria Math"/>
                <w:color w:val="2C2C36"/>
                <w:szCs w:val="21"/>
              </w:rPr>
              <m:t>∙</m:t>
            </w:ins>
          </m:r>
          <m:r>
            <w:ins w:id="98" w:author="T179966" w:date="2025-09-13T19:18:00Z" w16du:dateUtc="2025-09-13T11:18:00Z">
              <w:rPr>
                <w:rFonts w:ascii="Cambria Math" w:eastAsia="楷体" w:hAnsi="Cambria Math"/>
                <w:color w:val="2C2C36"/>
                <w:szCs w:val="21"/>
              </w:rPr>
              <m:t>H+(1-β)∙W)</m:t>
            </w:ins>
          </m:r>
        </m:oMath>
      </m:oMathPara>
    </w:p>
    <w:p w14:paraId="2B30B442" w14:textId="2910C29B" w:rsidR="008E3BB8" w:rsidRDefault="008E3BB8">
      <w:pPr>
        <w:spacing w:line="300" w:lineRule="auto"/>
        <w:ind w:left="420"/>
        <w:jc w:val="left"/>
        <w:rPr>
          <w:rFonts w:ascii="楷体" w:eastAsia="楷体" w:hAnsi="楷体" w:hint="eastAsia"/>
          <w:color w:val="2C2C36"/>
          <w:szCs w:val="21"/>
        </w:rPr>
        <w:pPrChange w:id="99" w:author="T179966" w:date="2025-09-13T19:13:00Z" w16du:dateUtc="2025-09-13T11:13:00Z">
          <w:pPr>
            <w:numPr>
              <w:numId w:val="18"/>
            </w:numPr>
            <w:spacing w:line="300" w:lineRule="auto"/>
            <w:ind w:firstLine="420"/>
            <w:jc w:val="left"/>
          </w:pPr>
        </w:pPrChange>
      </w:pPr>
      <w:ins w:id="100" w:author="T179966" w:date="2025-09-13T19:19:00Z" w16du:dateUtc="2025-09-13T11:19:00Z">
        <w:r>
          <w:rPr>
            <w:rFonts w:ascii="楷体" w:eastAsia="楷体" w:hAnsi="楷体" w:hint="eastAsia"/>
            <w:color w:val="2C2C36"/>
            <w:szCs w:val="21"/>
          </w:rPr>
          <w:t>其中H代表节点的高度W代表节点的宽度。</w:t>
        </w:r>
      </w:ins>
      <m:oMath>
        <m:r>
          <w:ins w:id="101" w:author="T179966" w:date="2025-09-13T19:19:00Z" w16du:dateUtc="2025-09-13T11:19:00Z">
            <w:rPr>
              <w:rFonts w:ascii="Cambria Math" w:eastAsia="楷体" w:hAnsi="Cambria Math"/>
              <w:color w:val="2C2C36"/>
              <w:szCs w:val="21"/>
            </w:rPr>
            <m:t>β</m:t>
          </w:ins>
        </m:r>
      </m:oMath>
      <w:ins w:id="102" w:author="T179966" w:date="2025-09-13T19:19:00Z" w16du:dateUtc="2025-09-13T11:19:00Z">
        <w:r>
          <w:rPr>
            <w:rFonts w:ascii="楷体" w:eastAsia="楷体" w:hAnsi="楷体" w:hint="eastAsia"/>
            <w:color w:val="2C2C36"/>
            <w:szCs w:val="21"/>
          </w:rPr>
          <w:t>代表评分系数。</w:t>
        </w:r>
      </w:ins>
    </w:p>
    <w:p w14:paraId="4D3A9C35" w14:textId="511D7E98" w:rsidR="00DA4276" w:rsidRDefault="000519FC" w:rsidP="000519FC">
      <w:pPr>
        <w:ind w:firstLine="420"/>
        <w:jc w:val="center"/>
        <w:rPr>
          <w:rFonts w:ascii="楷体" w:eastAsia="楷体" w:hAnsi="楷体" w:hint="eastAsia"/>
          <w:color w:val="2C2C36"/>
          <w:szCs w:val="21"/>
        </w:rPr>
      </w:pPr>
      <m:oMath>
        <m:r>
          <w:ins w:id="103" w:author="T179966" w:date="2025-09-13T17:26:00Z" w16du:dateUtc="2025-09-13T09:26:00Z">
            <m:rPr>
              <m:nor/>
            </m:rPr>
            <w:rPr>
              <w:rFonts w:ascii="Cambria Math" w:eastAsia="楷体" w:hAnsi="楷体"/>
              <w:szCs w:val="21"/>
            </w:rPr>
            <m:t>text</m:t>
          </w:ins>
        </m:r>
        <m:r>
          <w:ins w:id="104" w:author="T179966" w:date="2025-09-13T17:26:00Z" w16du:dateUtc="2025-09-13T09:26:00Z">
            <m:rPr>
              <m:sty m:val="p"/>
            </m:rPr>
            <w:rPr>
              <w:rFonts w:ascii="Cambria Math" w:eastAsia="楷体" w:hAnsi="楷体"/>
              <w:szCs w:val="21"/>
            </w:rPr>
            <m:t>=</m:t>
          </w:ins>
        </m:r>
        <m:r>
          <w:ins w:id="105" w:author="T179966" w:date="2025-09-13T17:26:00Z" w16du:dateUtc="2025-09-13T09:26:00Z">
            <m:rPr>
              <m:nor/>
            </m:rPr>
            <w:rPr>
              <w:rFonts w:ascii="Cambria Math" w:eastAsia="楷体" w:hAnsi="楷体"/>
              <w:szCs w:val="21"/>
            </w:rPr>
            <m:t>SimulateUserReadingResponse</m:t>
          </w:ins>
        </m:r>
        <m:r>
          <w:ins w:id="106" w:author="T179966" w:date="2025-09-13T17:26:00Z" w16du:dateUtc="2025-09-13T09:26:00Z">
            <m:rPr>
              <m:sty m:val="p"/>
            </m:rPr>
            <w:rPr>
              <w:rFonts w:ascii="Cambria Math" w:eastAsia="楷体" w:hAnsi="楷体"/>
              <w:szCs w:val="21"/>
            </w:rPr>
            <m:t>(</m:t>
          </w:ins>
        </m:r>
        <m:r>
          <w:ins w:id="107" w:author="T179966" w:date="2025-09-13T17:26:00Z" w16du:dateUtc="2025-09-13T09:26:00Z">
            <m:rPr>
              <m:nor/>
            </m:rPr>
            <w:rPr>
              <w:rFonts w:ascii="Cambria Math" w:eastAsia="楷体" w:hAnsi="楷体"/>
              <w:szCs w:val="21"/>
            </w:rPr>
            <m:t>Qwen,N,P</m:t>
          </w:ins>
        </m:r>
        <m:sPre>
          <m:sPrePr>
            <m:ctrlPr>
              <w:ins w:id="108" w:author="T179966" w:date="2025-09-13T17:26:00Z" w16du:dateUtc="2025-09-13T09:26:00Z">
                <w:rPr>
                  <w:rFonts w:ascii="Cambria Math" w:eastAsia="楷体" w:hAnsi="楷体"/>
                  <w:i/>
                  <w:szCs w:val="21"/>
                </w:rPr>
              </w:ins>
            </m:ctrlPr>
          </m:sPrePr>
          <m:sub>
            <m:r>
              <w:ins w:id="109" w:author="T179966" w:date="2025-09-13T17:26:00Z" w16du:dateUtc="2025-09-13T09:26:00Z">
                <w:rPr>
                  <w:rFonts w:ascii="Cambria Math" w:eastAsia="楷体" w:hAnsi="楷体"/>
                  <w:szCs w:val="21"/>
                </w:rPr>
                <m:t>i</m:t>
              </w:ins>
            </m:r>
          </m:sub>
          <m:sup/>
          <m:e>
            <m:r>
              <w:ins w:id="110" w:author="T179966" w:date="2025-09-13T17:26:00Z" w16du:dateUtc="2025-09-13T09:26:00Z">
                <m:rPr>
                  <m:nor/>
                </m:rPr>
                <w:rPr>
                  <w:rFonts w:ascii="Cambria Math" w:eastAsia="楷体" w:hAnsi="楷体"/>
                  <w:szCs w:val="21"/>
                </w:rPr>
                <m:t>,summary</m:t>
              </w:ins>
            </m:r>
            <m:ctrlPr>
              <w:ins w:id="111" w:author="T179966" w:date="2025-09-13T17:26:00Z" w16du:dateUtc="2025-09-13T09:26:00Z">
                <w:rPr>
                  <w:rFonts w:ascii="Cambria Math" w:eastAsia="楷体" w:hAnsi="楷体"/>
                  <w:szCs w:val="21"/>
                </w:rPr>
              </w:ins>
            </m:ctrlPr>
          </m:e>
        </m:sPre>
        <m:r>
          <w:ins w:id="112" w:author="T179966" w:date="2025-09-13T17:26:00Z" w16du:dateUtc="2025-09-13T09:26:00Z">
            <w:rPr>
              <w:rFonts w:ascii="Cambria Math" w:eastAsia="楷体" w:hAnsi="楷体"/>
              <w:szCs w:val="21"/>
            </w:rPr>
            <m:t>(</m:t>
          </w:ins>
        </m:r>
        <m:sSub>
          <m:sSubPr>
            <m:ctrlPr>
              <w:ins w:id="113" w:author="T179966" w:date="2025-09-13T17:26:00Z" w16du:dateUtc="2025-09-13T09:26:00Z">
                <w:rPr>
                  <w:rFonts w:ascii="Cambria Math" w:eastAsia="楷体" w:hAnsi="楷体"/>
                  <w:i/>
                  <w:szCs w:val="21"/>
                </w:rPr>
              </w:ins>
            </m:ctrlPr>
          </m:sSubPr>
          <m:e>
            <m:r>
              <w:ins w:id="114" w:author="T179966" w:date="2025-09-13T17:26:00Z" w16du:dateUtc="2025-09-13T09:26:00Z">
                <w:rPr>
                  <w:rFonts w:ascii="Cambria Math" w:eastAsia="楷体" w:hAnsi="楷体"/>
                  <w:szCs w:val="21"/>
                </w:rPr>
                <m:t>L</m:t>
              </w:ins>
            </m:r>
          </m:e>
          <m:sub>
            <m:r>
              <w:ins w:id="115" w:author="T179966" w:date="2025-09-13T17:26:00Z" w16du:dateUtc="2025-09-13T09:26:00Z">
                <w:rPr>
                  <w:rFonts w:ascii="Cambria Math" w:eastAsia="楷体" w:hAnsi="楷体"/>
                  <w:szCs w:val="21"/>
                </w:rPr>
                <m:t>i</m:t>
              </w:ins>
            </m:r>
          </m:sub>
        </m:sSub>
        <m:r>
          <w:ins w:id="116" w:author="T179966" w:date="2025-09-13T17:26:00Z" w16du:dateUtc="2025-09-13T09:26:00Z">
            <w:rPr>
              <w:rFonts w:ascii="Cambria Math" w:eastAsia="楷体" w:hAnsi="楷体"/>
              <w:szCs w:val="21"/>
            </w:rPr>
            <m:t>))</m:t>
          </w:ins>
        </m:r>
      </m:oMath>
      <w:del w:id="117" w:author="T179966" w:date="2025-09-13T17:26:00Z" w16du:dateUtc="2025-09-13T09:26:00Z">
        <w:r w:rsidDel="000519FC">
          <w:rPr>
            <w:rFonts w:ascii="楷体" w:eastAsia="楷体" w:hAnsi="楷体"/>
            <w:position w:val="-10"/>
            <w:szCs w:val="21"/>
          </w:rPr>
          <w:object w:dxaOrig="6300" w:dyaOrig="340" w14:anchorId="7D2F2563">
            <v:shape id="_x0000_i1037" type="#_x0000_t75" alt="" style="width:315pt;height:17.25pt" o:ole="">
              <v:imagedata r:id="rId36" o:title=""/>
            </v:shape>
            <o:OLEObject Type="Embed" ProgID="Equation.3" ShapeID="_x0000_i1037" DrawAspect="Content" ObjectID="_1837502475" r:id="rId37"/>
          </w:object>
        </w:r>
      </w:del>
    </w:p>
    <w:p w14:paraId="6E488A6F" w14:textId="77777777" w:rsidR="00DA4276" w:rsidRDefault="00000000" w:rsidP="000C04F8">
      <w:pPr>
        <w:spacing w:line="300" w:lineRule="auto"/>
        <w:ind w:firstLine="420"/>
        <w:jc w:val="left"/>
        <w:rPr>
          <w:rFonts w:ascii="楷体" w:eastAsia="楷体" w:hAnsi="楷体" w:hint="eastAsia"/>
          <w:color w:val="2C2C36"/>
          <w:szCs w:val="21"/>
        </w:rPr>
      </w:pPr>
      <w:r>
        <w:rPr>
          <w:rFonts w:ascii="楷体" w:eastAsia="楷体" w:hAnsi="楷体" w:hint="eastAsia"/>
          <w:color w:val="2C2C36"/>
          <w:szCs w:val="21"/>
        </w:rPr>
        <w:t>参数ratio实现了网络生成策略的动态平衡，其中直接路径侧重内容驱动的认知模拟，间接路径强调社会影响的传播效应。</w:t>
      </w:r>
    </w:p>
    <w:p w14:paraId="6FF3A5CE" w14:textId="77777777" w:rsidR="00DA4276" w:rsidRDefault="00000000" w:rsidP="000C04F8">
      <w:pPr>
        <w:spacing w:line="300" w:lineRule="auto"/>
        <w:ind w:firstLineChars="200" w:firstLine="420"/>
        <w:jc w:val="left"/>
        <w:rPr>
          <w:rFonts w:ascii="楷体" w:eastAsia="楷体" w:hAnsi="楷体" w:hint="eastAsia"/>
          <w:szCs w:val="21"/>
        </w:rPr>
      </w:pPr>
      <w:r>
        <w:rPr>
          <w:rFonts w:ascii="楷体" w:eastAsia="楷体" w:hAnsi="楷体" w:hint="eastAsia"/>
          <w:szCs w:val="21"/>
        </w:rPr>
        <w:fldChar w:fldCharType="begin"/>
      </w:r>
      <w:r>
        <w:rPr>
          <w:rFonts w:ascii="楷体" w:eastAsia="楷体" w:hAnsi="楷体" w:hint="eastAsia"/>
          <w:szCs w:val="21"/>
        </w:rPr>
        <w:instrText xml:space="preserve"> eq \o\ac(○,2)</w:instrText>
      </w:r>
      <w:r>
        <w:rPr>
          <w:rFonts w:ascii="楷体" w:eastAsia="楷体" w:hAnsi="楷体" w:hint="eastAsia"/>
          <w:szCs w:val="21"/>
        </w:rPr>
        <w:fldChar w:fldCharType="end"/>
      </w:r>
      <w:r>
        <w:rPr>
          <w:rFonts w:ascii="楷体" w:eastAsia="楷体" w:hAnsi="楷体" w:hint="eastAsia"/>
          <w:szCs w:val="21"/>
        </w:rPr>
        <w:t>边分类</w:t>
      </w:r>
    </w:p>
    <w:p w14:paraId="712CB5D0" w14:textId="3B8B752F" w:rsidR="00DA4276" w:rsidRDefault="00000000" w:rsidP="000519FC">
      <w:pPr>
        <w:spacing w:line="300" w:lineRule="auto"/>
        <w:ind w:firstLineChars="200" w:firstLine="420"/>
        <w:jc w:val="left"/>
        <w:rPr>
          <w:rFonts w:ascii="楷体_GB2312" w:eastAsia="楷体_GB2312" w:hAnsi="Helvetica" w:cs="Helvetica"/>
          <w:color w:val="2C2C36"/>
          <w:spacing w:val="1"/>
          <w:sz w:val="19"/>
          <w:szCs w:val="19"/>
          <w:shd w:val="clear" w:color="auto" w:fill="FFFFFF"/>
        </w:rPr>
      </w:pPr>
      <w:r>
        <w:rPr>
          <w:rFonts w:ascii="楷体" w:eastAsia="楷体" w:hAnsi="楷体" w:hint="eastAsia"/>
          <w:color w:val="2C2C36"/>
          <w:szCs w:val="21"/>
        </w:rPr>
        <w:t>在新闻评论网络HG中，边被定义为以下四类：</w:t>
      </w:r>
      <w:ins w:id="118" w:author="T179966" w:date="2025-09-13T19:28:00Z" w16du:dateUtc="2025-09-13T11:28:00Z">
        <w:r w:rsidR="008B0362">
          <w:rPr>
            <w:rFonts w:ascii="楷体" w:eastAsia="楷体" w:hAnsi="楷体" w:hint="eastAsia"/>
            <w:color w:val="2C2C36"/>
            <w:szCs w:val="21"/>
          </w:rPr>
          <w:t>评论</w:t>
        </w:r>
      </w:ins>
      <w:del w:id="119" w:author="T179966" w:date="2025-09-13T19:28:00Z" w16du:dateUtc="2025-09-13T11:28:00Z">
        <w:r w:rsidDel="008B0362">
          <w:rPr>
            <w:rFonts w:ascii="楷体" w:eastAsia="楷体" w:hAnsi="楷体" w:hint="eastAsia"/>
            <w:color w:val="2C2C36"/>
            <w:szCs w:val="21"/>
          </w:rPr>
          <w:delText>父类</w:delText>
        </w:r>
      </w:del>
      <w:r>
        <w:rPr>
          <w:rFonts w:ascii="楷体_GB2312" w:eastAsia="楷体_GB2312" w:hAnsi="楷体" w:hint="eastAsia"/>
          <w:szCs w:val="21"/>
        </w:rPr>
        <w:t>边</w:t>
      </w:r>
      <m:oMath>
        <m:sSub>
          <m:sSubPr>
            <m:ctrlPr>
              <w:ins w:id="120" w:author="T179966" w:date="2025-09-13T17:27:00Z" w16du:dateUtc="2025-09-13T09:27:00Z">
                <w:rPr>
                  <w:rFonts w:ascii="Cambria Math" w:eastAsia="楷体_GB2312" w:hAnsi="楷体"/>
                  <w:i/>
                  <w:szCs w:val="21"/>
                </w:rPr>
              </w:ins>
            </m:ctrlPr>
          </m:sSubPr>
          <m:e>
            <m:r>
              <w:ins w:id="121" w:author="T179966" w:date="2025-09-13T17:27:00Z" w16du:dateUtc="2025-09-13T09:27:00Z">
                <w:rPr>
                  <w:rFonts w:ascii="Cambria Math" w:eastAsia="楷体_GB2312" w:hAnsi="楷体"/>
                  <w:szCs w:val="21"/>
                </w:rPr>
                <m:t>E</m:t>
              </w:ins>
            </m:r>
          </m:e>
          <m:sub>
            <m:r>
              <w:ins w:id="122" w:author="T179966" w:date="2025-09-13T17:27:00Z" w16du:dateUtc="2025-09-13T09:27:00Z">
                <w:rPr>
                  <w:rFonts w:ascii="Cambria Math" w:eastAsia="楷体_GB2312" w:hAnsi="楷体"/>
                  <w:szCs w:val="21"/>
                </w:rPr>
                <m:t>F</m:t>
              </w:ins>
            </m:r>
          </m:sub>
        </m:sSub>
      </m:oMath>
      <w:del w:id="123" w:author="T179966" w:date="2025-09-13T17:27:00Z" w16du:dateUtc="2025-09-13T09:27:00Z">
        <w:r w:rsidDel="000519FC">
          <w:rPr>
            <w:rFonts w:ascii="楷体_GB2312" w:eastAsia="楷体_GB2312" w:hAnsi="楷体" w:hint="eastAsia"/>
            <w:position w:val="-10"/>
            <w:szCs w:val="21"/>
          </w:rPr>
          <w:object w:dxaOrig="320" w:dyaOrig="340" w14:anchorId="222A0EFC">
            <v:shape id="_x0000_i1038" type="#_x0000_t75" style="width:15.75pt;height:17.25pt" o:ole="">
              <v:imagedata r:id="rId38" o:title=""/>
            </v:shape>
            <o:OLEObject Type="Embed" ProgID="Equation.3" ShapeID="_x0000_i1038" DrawAspect="Content" ObjectID="_1837502476" r:id="rId39"/>
          </w:object>
        </w:r>
      </w:del>
      <w:r>
        <w:rPr>
          <w:rFonts w:ascii="楷体_GB2312" w:eastAsia="楷体_GB2312" w:hAnsi="楷体" w:hint="eastAsia"/>
          <w:szCs w:val="21"/>
        </w:rPr>
        <w:t>，传播</w:t>
      </w:r>
      <w:r>
        <w:rPr>
          <w:rFonts w:ascii="楷体" w:eastAsia="楷体" w:hAnsi="楷体" w:hint="eastAsia"/>
          <w:color w:val="2C2C36"/>
          <w:szCs w:val="21"/>
        </w:rPr>
        <w:t>意图边</w:t>
      </w:r>
      <m:oMath>
        <m:sSub>
          <m:sSubPr>
            <m:ctrlPr>
              <w:ins w:id="124" w:author="T179966" w:date="2025-09-13T17:27:00Z" w16du:dateUtc="2025-09-13T09:27:00Z">
                <w:rPr>
                  <w:rFonts w:ascii="Cambria Math" w:eastAsia="楷体_GB2312" w:hAnsi="楷体"/>
                  <w:i/>
                  <w:szCs w:val="21"/>
                </w:rPr>
              </w:ins>
            </m:ctrlPr>
          </m:sSubPr>
          <m:e>
            <m:r>
              <w:ins w:id="125" w:author="T179966" w:date="2025-09-13T17:27:00Z" w16du:dateUtc="2025-09-13T09:27:00Z">
                <w:rPr>
                  <w:rFonts w:ascii="Cambria Math" w:eastAsia="楷体_GB2312" w:hAnsi="楷体"/>
                  <w:szCs w:val="21"/>
                </w:rPr>
                <m:t>E</m:t>
              </w:ins>
            </m:r>
          </m:e>
          <m:sub>
            <m:r>
              <w:ins w:id="126" w:author="T179966" w:date="2025-09-13T17:27:00Z" w16du:dateUtc="2025-09-13T09:27:00Z">
                <w:rPr>
                  <w:rFonts w:ascii="Cambria Math" w:eastAsia="楷体_GB2312" w:hAnsi="楷体"/>
                  <w:szCs w:val="21"/>
                </w:rPr>
                <m:t>I</m:t>
              </w:ins>
            </m:r>
          </m:sub>
        </m:sSub>
      </m:oMath>
      <w:del w:id="127" w:author="T179966" w:date="2025-09-13T17:27:00Z" w16du:dateUtc="2025-09-13T09:27:00Z">
        <w:r w:rsidDel="000519FC">
          <w:rPr>
            <w:rFonts w:ascii="楷体_GB2312" w:eastAsia="楷体_GB2312" w:hAnsi="楷体" w:hint="eastAsia"/>
            <w:position w:val="-10"/>
            <w:szCs w:val="21"/>
          </w:rPr>
          <w:object w:dxaOrig="300" w:dyaOrig="340" w14:anchorId="74AFA4C5">
            <v:shape id="_x0000_i1039" type="#_x0000_t75" style="width:15pt;height:17.25pt" o:ole="">
              <v:imagedata r:id="rId40" o:title=""/>
            </v:shape>
            <o:OLEObject Type="Embed" ProgID="Equation.3" ShapeID="_x0000_i1039" DrawAspect="Content" ObjectID="_1837502477" r:id="rId41"/>
          </w:object>
        </w:r>
      </w:del>
      <w:r>
        <w:rPr>
          <w:rFonts w:ascii="楷体_GB2312" w:eastAsia="楷体_GB2312" w:hAnsi="楷体" w:hint="eastAsia"/>
          <w:szCs w:val="21"/>
        </w:rPr>
        <w:t>，</w:t>
      </w:r>
      <w:r>
        <w:rPr>
          <w:rFonts w:ascii="楷体" w:eastAsia="楷体" w:hAnsi="楷体" w:hint="eastAsia"/>
          <w:color w:val="2C2C36"/>
          <w:szCs w:val="21"/>
        </w:rPr>
        <w:t>相似边</w:t>
      </w:r>
      <m:oMath>
        <m:sSub>
          <m:sSubPr>
            <m:ctrlPr>
              <w:ins w:id="128" w:author="T179966" w:date="2025-09-13T17:27:00Z" w16du:dateUtc="2025-09-13T09:27:00Z">
                <w:rPr>
                  <w:rFonts w:ascii="Cambria Math" w:eastAsia="楷体_GB2312" w:hAnsi="楷体"/>
                  <w:i/>
                  <w:szCs w:val="21"/>
                </w:rPr>
              </w:ins>
            </m:ctrlPr>
          </m:sSubPr>
          <m:e>
            <m:r>
              <w:ins w:id="129" w:author="T179966" w:date="2025-09-13T17:27:00Z" w16du:dateUtc="2025-09-13T09:27:00Z">
                <w:rPr>
                  <w:rFonts w:ascii="Cambria Math" w:eastAsia="楷体_GB2312" w:hAnsi="楷体"/>
                  <w:szCs w:val="21"/>
                </w:rPr>
                <m:t>E</m:t>
              </w:ins>
            </m:r>
          </m:e>
          <m:sub>
            <m:r>
              <w:ins w:id="130" w:author="T179966" w:date="2025-09-13T17:27:00Z" w16du:dateUtc="2025-09-13T09:27:00Z">
                <w:rPr>
                  <w:rFonts w:ascii="Cambria Math" w:eastAsia="楷体_GB2312" w:hAnsi="楷体"/>
                  <w:szCs w:val="21"/>
                </w:rPr>
                <m:t>S</m:t>
              </w:ins>
            </m:r>
          </m:sub>
        </m:sSub>
      </m:oMath>
      <w:del w:id="131" w:author="T179966" w:date="2025-09-13T17:27:00Z" w16du:dateUtc="2025-09-13T09:27:00Z">
        <w:r w:rsidDel="000519FC">
          <w:rPr>
            <w:rFonts w:ascii="楷体_GB2312" w:eastAsia="楷体_GB2312" w:hAnsi="楷体" w:hint="eastAsia"/>
            <w:position w:val="-12"/>
            <w:szCs w:val="21"/>
          </w:rPr>
          <w:object w:dxaOrig="300" w:dyaOrig="360" w14:anchorId="655D90DD">
            <v:shape id="_x0000_i1040" type="#_x0000_t75" style="width:15pt;height:18pt" o:ole="">
              <v:imagedata r:id="rId42" o:title=""/>
            </v:shape>
            <o:OLEObject Type="Embed" ProgID="Equation.3" ShapeID="_x0000_i1040" DrawAspect="Content" ObjectID="_1837502478" r:id="rId43"/>
          </w:object>
        </w:r>
      </w:del>
      <w:r>
        <w:rPr>
          <w:rFonts w:ascii="楷体_GB2312" w:eastAsia="楷体_GB2312" w:hAnsi="楷体" w:hint="eastAsia"/>
          <w:szCs w:val="21"/>
        </w:rPr>
        <w:t>，点赞边</w:t>
      </w:r>
      <m:oMath>
        <m:sSub>
          <m:sSubPr>
            <m:ctrlPr>
              <w:ins w:id="132" w:author="T179966" w:date="2025-09-13T17:27:00Z" w16du:dateUtc="2025-09-13T09:27:00Z">
                <w:rPr>
                  <w:rFonts w:ascii="Cambria Math" w:eastAsia="楷体_GB2312" w:hAnsi="楷体"/>
                  <w:i/>
                  <w:szCs w:val="21"/>
                </w:rPr>
              </w:ins>
            </m:ctrlPr>
          </m:sSubPr>
          <m:e>
            <m:r>
              <w:ins w:id="133" w:author="T179966" w:date="2025-09-13T17:27:00Z" w16du:dateUtc="2025-09-13T09:27:00Z">
                <w:rPr>
                  <w:rFonts w:ascii="Cambria Math" w:eastAsia="楷体_GB2312" w:hAnsi="楷体"/>
                  <w:szCs w:val="21"/>
                </w:rPr>
                <m:t>E</m:t>
              </w:ins>
            </m:r>
          </m:e>
          <m:sub>
            <m:r>
              <w:ins w:id="134" w:author="T179966" w:date="2025-09-13T17:27:00Z" w16du:dateUtc="2025-09-13T09:27:00Z">
                <w:rPr>
                  <w:rFonts w:ascii="Cambria Math" w:eastAsia="楷体_GB2312" w:hAnsi="楷体"/>
                  <w:szCs w:val="21"/>
                </w:rPr>
                <m:t>A</m:t>
              </w:ins>
            </m:r>
          </m:sub>
        </m:sSub>
      </m:oMath>
      <w:del w:id="135" w:author="T179966" w:date="2025-09-13T17:27:00Z" w16du:dateUtc="2025-09-13T09:27:00Z">
        <w:r w:rsidDel="000519FC">
          <w:rPr>
            <w:rFonts w:ascii="楷体_GB2312" w:eastAsia="楷体_GB2312" w:hAnsi="楷体" w:hint="eastAsia"/>
            <w:position w:val="-10"/>
            <w:szCs w:val="21"/>
          </w:rPr>
          <w:object w:dxaOrig="340" w:dyaOrig="340" w14:anchorId="5359B06F">
            <v:shape id="_x0000_i1041" type="#_x0000_t75" style="width:17.25pt;height:17.25pt" o:ole="">
              <v:imagedata r:id="rId44" o:title=""/>
            </v:shape>
            <o:OLEObject Type="Embed" ProgID="Equation.3" ShapeID="_x0000_i1041" DrawAspect="Content" ObjectID="_1837502479" r:id="rId45"/>
          </w:object>
        </w:r>
      </w:del>
      <w:r>
        <w:rPr>
          <w:rFonts w:ascii="楷体_GB2312" w:eastAsia="楷体_GB2312" w:hAnsi="楷体" w:hint="eastAsia"/>
          <w:szCs w:val="21"/>
        </w:rPr>
        <w:t>。</w:t>
      </w:r>
      <w:r>
        <w:rPr>
          <w:rFonts w:ascii="楷体_GB2312" w:eastAsia="楷体_GB2312" w:hAnsi="Helvetica" w:cs="Helvetica" w:hint="eastAsia"/>
          <w:color w:val="2C2C36"/>
          <w:spacing w:val="1"/>
          <w:sz w:val="19"/>
          <w:szCs w:val="19"/>
          <w:shd w:val="clear" w:color="auto" w:fill="FFFFFF"/>
        </w:rPr>
        <w:t>各类边分别从节点生成路径、读者</w:t>
      </w:r>
      <w:commentRangeStart w:id="136"/>
      <w:commentRangeEnd w:id="136"/>
      <w:r>
        <w:rPr>
          <w:rStyle w:val="af0"/>
        </w:rPr>
        <w:commentReference w:id="136"/>
      </w:r>
      <w:r>
        <w:rPr>
          <w:rFonts w:ascii="楷体_GB2312" w:eastAsia="楷体_GB2312" w:hAnsi="Helvetica" w:cs="Helvetica" w:hint="eastAsia"/>
          <w:color w:val="2C2C36"/>
          <w:spacing w:val="1"/>
          <w:sz w:val="19"/>
          <w:szCs w:val="19"/>
          <w:shd w:val="clear" w:color="auto" w:fill="FFFFFF"/>
        </w:rPr>
        <w:t>对新闻传播意图的揣测、文本语义相似性以及读者互动行为四个维度刻画r间的关联关系。</w:t>
      </w:r>
    </w:p>
    <w:p w14:paraId="658A73CE" w14:textId="666CC59D" w:rsidR="00DA4276" w:rsidRDefault="008B0362" w:rsidP="000519FC">
      <w:pPr>
        <w:spacing w:line="300" w:lineRule="auto"/>
        <w:ind w:firstLineChars="200" w:firstLine="384"/>
        <w:jc w:val="left"/>
        <w:rPr>
          <w:rFonts w:ascii="Helvetica" w:eastAsia="Helvetica" w:hAnsi="Helvetica" w:cs="Helvetica"/>
          <w:color w:val="2C2C36"/>
          <w:spacing w:val="1"/>
          <w:sz w:val="19"/>
          <w:szCs w:val="19"/>
          <w:shd w:val="clear" w:color="auto" w:fill="FFFFFF"/>
        </w:rPr>
      </w:pPr>
      <w:ins w:id="137" w:author="T179966" w:date="2025-09-13T19:28:00Z" w16du:dateUtc="2025-09-13T11:28:00Z">
        <w:r>
          <w:rPr>
            <w:rFonts w:ascii="楷体_GB2312" w:eastAsia="楷体_GB2312" w:hAnsi="Helvetica" w:cs="Helvetica" w:hint="eastAsia"/>
            <w:color w:val="2C2C36"/>
            <w:spacing w:val="1"/>
            <w:sz w:val="19"/>
            <w:szCs w:val="19"/>
            <w:shd w:val="clear" w:color="auto" w:fill="FFFFFF"/>
          </w:rPr>
          <w:t>评论</w:t>
        </w:r>
      </w:ins>
      <w:del w:id="138" w:author="T179966" w:date="2025-09-13T19:28:00Z" w16du:dateUtc="2025-09-13T11:28:00Z">
        <w:r w:rsidDel="008B0362">
          <w:rPr>
            <w:rFonts w:ascii="楷体_GB2312" w:eastAsia="楷体_GB2312" w:hAnsi="Helvetica" w:cs="Helvetica" w:hint="eastAsia"/>
            <w:color w:val="2C2C36"/>
            <w:spacing w:val="1"/>
            <w:sz w:val="19"/>
            <w:szCs w:val="19"/>
            <w:shd w:val="clear" w:color="auto" w:fill="FFFFFF"/>
          </w:rPr>
          <w:delText>父类</w:delText>
        </w:r>
      </w:del>
      <w:r>
        <w:rPr>
          <w:rFonts w:ascii="楷体_GB2312" w:eastAsia="楷体_GB2312" w:hAnsi="Helvetica" w:cs="Helvetica" w:hint="eastAsia"/>
          <w:color w:val="2C2C36"/>
          <w:spacing w:val="1"/>
          <w:sz w:val="19"/>
          <w:szCs w:val="19"/>
          <w:shd w:val="clear" w:color="auto" w:fill="FFFFFF"/>
        </w:rPr>
        <w:t>边</w:t>
      </w:r>
      <m:oMath>
        <m:sSub>
          <m:sSubPr>
            <m:ctrlPr>
              <w:ins w:id="139" w:author="T179966" w:date="2025-09-13T17:27:00Z" w16du:dateUtc="2025-09-13T09:27:00Z">
                <w:rPr>
                  <w:rFonts w:ascii="Cambria Math" w:eastAsia="楷体_GB2312" w:hAnsi="Cambria Math"/>
                  <w:i/>
                  <w:szCs w:val="21"/>
                </w:rPr>
              </w:ins>
            </m:ctrlPr>
          </m:sSubPr>
          <m:e>
            <m:r>
              <w:ins w:id="140" w:author="T179966" w:date="2025-09-13T17:27:00Z" w16du:dateUtc="2025-09-13T09:27:00Z">
                <w:rPr>
                  <w:rFonts w:ascii="Cambria Math" w:eastAsia="楷体_GB2312" w:hAnsi="Cambria Math"/>
                  <w:szCs w:val="21"/>
                </w:rPr>
                <m:t>E</m:t>
              </w:ins>
            </m:r>
          </m:e>
          <m:sub>
            <m:r>
              <w:ins w:id="141" w:author="T179966" w:date="2025-09-13T17:27:00Z" w16du:dateUtc="2025-09-13T09:27:00Z">
                <w:rPr>
                  <w:rFonts w:ascii="Cambria Math" w:eastAsia="楷体_GB2312" w:hAnsi="Cambria Math"/>
                  <w:szCs w:val="21"/>
                </w:rPr>
                <m:t>F</m:t>
              </w:ins>
            </m:r>
          </m:sub>
        </m:sSub>
      </m:oMath>
      <w:del w:id="142" w:author="T179966" w:date="2025-09-13T17:27:00Z" w16du:dateUtc="2025-09-13T09:27:00Z">
        <w:r w:rsidDel="000519FC">
          <w:rPr>
            <w:rFonts w:ascii="楷体_GB2312" w:eastAsia="楷体_GB2312" w:hAnsi="楷体" w:hint="eastAsia"/>
            <w:position w:val="-10"/>
            <w:szCs w:val="21"/>
          </w:rPr>
          <w:object w:dxaOrig="320" w:dyaOrig="340" w14:anchorId="5C43A754">
            <v:shape id="_x0000_i1042" type="#_x0000_t75" style="width:15.75pt;height:17.25pt" o:ole="">
              <v:imagedata r:id="rId38" o:title=""/>
            </v:shape>
            <o:OLEObject Type="Embed" ProgID="Equation.3" ShapeID="_x0000_i1042" DrawAspect="Content" ObjectID="_1837502480" r:id="rId46"/>
          </w:object>
        </w:r>
      </w:del>
      <w:r>
        <w:rPr>
          <w:rFonts w:ascii="楷体" w:eastAsia="楷体" w:hAnsi="楷体" w:hint="eastAsia"/>
          <w:szCs w:val="21"/>
        </w:rPr>
        <w:t>依赖于网络节点的生成方式。</w:t>
      </w:r>
      <w:r>
        <w:rPr>
          <w:rFonts w:ascii="楷体_GB2312" w:eastAsia="楷体_GB2312" w:hAnsi="Helvetica" w:cs="Helvetica"/>
          <w:color w:val="2C2C36"/>
          <w:spacing w:val="1"/>
          <w:sz w:val="19"/>
          <w:szCs w:val="19"/>
          <w:shd w:val="clear" w:color="auto" w:fill="FFFFFF"/>
        </w:rPr>
        <w:t>若新节点是通过</w:t>
      </w:r>
      <w:r>
        <w:rPr>
          <w:rFonts w:ascii="楷体_GB2312" w:eastAsia="楷体_GB2312"/>
        </w:rPr>
        <w:t>直接阅读路径</w:t>
      </w:r>
      <w:r>
        <w:rPr>
          <w:rFonts w:ascii="楷体_GB2312" w:eastAsia="楷体_GB2312" w:hAnsi="Helvetica" w:cs="Helvetica"/>
          <w:color w:val="2C2C36"/>
          <w:spacing w:val="1"/>
          <w:sz w:val="19"/>
          <w:szCs w:val="19"/>
          <w:shd w:val="clear" w:color="auto" w:fill="FFFFFF"/>
        </w:rPr>
        <w:t>生成，则其父节点为对应的新闻源节点</w:t>
      </w:r>
      <m:oMath>
        <m:r>
          <w:ins w:id="143" w:author="T179966" w:date="2025-09-13T17:27:00Z" w16du:dateUtc="2025-09-13T09:27:00Z">
            <w:rPr>
              <w:rFonts w:ascii="Cambria Math"/>
            </w:rPr>
            <m:t>N</m:t>
          </w:ins>
        </m:r>
      </m:oMath>
      <w:del w:id="144" w:author="T179966" w:date="2025-09-13T17:27:00Z" w16du:dateUtc="2025-09-13T09:27:00Z">
        <w:r w:rsidDel="000519FC">
          <w:rPr>
            <w:rFonts w:hint="eastAsia"/>
            <w:position w:val="-6"/>
          </w:rPr>
          <w:object w:dxaOrig="279" w:dyaOrig="279" w14:anchorId="33680815">
            <v:shape id="_x0000_i1043" type="#_x0000_t75" style="width:14.25pt;height:14.25pt" o:ole="">
              <v:imagedata r:id="rId47" o:title=""/>
            </v:shape>
            <o:OLEObject Type="Embed" ProgID="Equation.DSMT4" ShapeID="_x0000_i1043" DrawAspect="Content" ObjectID="_1837502481" r:id="rId48"/>
          </w:object>
        </w:r>
      </w:del>
      <w:r>
        <w:rPr>
          <w:rFonts w:ascii="Helvetica" w:hAnsi="Helvetica" w:cs="Helvetica" w:hint="eastAsia"/>
          <w:color w:val="2C2C36"/>
          <w:spacing w:val="1"/>
          <w:sz w:val="19"/>
          <w:szCs w:val="19"/>
          <w:shd w:val="clear" w:color="auto" w:fill="FFFFFF"/>
        </w:rPr>
        <w:t>，</w:t>
      </w:r>
      <w:r>
        <w:rPr>
          <w:rFonts w:ascii="楷体_GB2312" w:eastAsia="楷体_GB2312" w:hAnsi="Helvetica" w:cs="Helvetica"/>
          <w:color w:val="2C2C36"/>
          <w:spacing w:val="1"/>
          <w:sz w:val="19"/>
          <w:szCs w:val="19"/>
          <w:shd w:val="clear" w:color="auto" w:fill="FFFFFF"/>
        </w:rPr>
        <w:t>即建立一条从该读者节点</w:t>
      </w:r>
      <m:oMath>
        <m:sSub>
          <m:sSubPr>
            <m:ctrlPr>
              <w:ins w:id="145" w:author="T179966" w:date="2025-09-13T17:27:00Z" w16du:dateUtc="2025-09-13T09:27:00Z">
                <w:rPr>
                  <w:rFonts w:ascii="Cambria Math" w:eastAsia="楷体" w:hAnsi="楷体"/>
                  <w:i/>
                </w:rPr>
              </w:ins>
            </m:ctrlPr>
          </m:sSubPr>
          <m:e>
            <m:r>
              <w:ins w:id="146" w:author="T179966" w:date="2025-09-13T17:27:00Z" w16du:dateUtc="2025-09-13T09:27:00Z">
                <w:rPr>
                  <w:rFonts w:ascii="Cambria Math" w:eastAsia="楷体" w:hAnsi="楷体"/>
                </w:rPr>
                <m:t>r</m:t>
              </w:ins>
            </m:r>
          </m:e>
          <m:sub>
            <m:r>
              <w:ins w:id="147" w:author="T179966" w:date="2025-09-13T17:27:00Z" w16du:dateUtc="2025-09-13T09:27:00Z">
                <w:rPr>
                  <w:rFonts w:ascii="Cambria Math" w:eastAsia="楷体" w:hAnsi="楷体"/>
                </w:rPr>
                <m:t>i</m:t>
              </w:ins>
            </m:r>
          </m:sub>
        </m:sSub>
      </m:oMath>
      <w:del w:id="148" w:author="T179966" w:date="2025-09-13T17:27:00Z" w16du:dateUtc="2025-09-13T09:27:00Z">
        <w:r w:rsidDel="000519FC">
          <w:rPr>
            <w:rFonts w:ascii="楷体" w:eastAsia="楷体" w:hAnsi="楷体" w:hint="eastAsia"/>
            <w:position w:val="-12"/>
          </w:rPr>
          <w:object w:dxaOrig="180" w:dyaOrig="360" w14:anchorId="0AC81525">
            <v:shape id="_x0000_i1044" type="#_x0000_t75" style="width:9pt;height:18pt" o:ole="">
              <v:imagedata r:id="rId32" o:title=""/>
            </v:shape>
            <o:OLEObject Type="Embed" ProgID="Equation.3" ShapeID="_x0000_i1044" DrawAspect="Content" ObjectID="_1837502482" r:id="rId49"/>
          </w:object>
        </w:r>
      </w:del>
      <w:r>
        <w:rPr>
          <w:rFonts w:ascii="楷体_GB2312" w:eastAsia="楷体_GB2312" w:hAnsi="Helvetica" w:cs="Helvetica"/>
          <w:color w:val="2C2C36"/>
          <w:spacing w:val="1"/>
          <w:sz w:val="19"/>
          <w:szCs w:val="19"/>
          <w:shd w:val="clear" w:color="auto" w:fill="FFFFFF"/>
        </w:rPr>
        <w:t>到新闻节点</w:t>
      </w:r>
      <m:oMath>
        <m:r>
          <w:rPr>
            <w:rFonts w:ascii="Cambria Math" w:eastAsia="楷体_GB2312" w:hAnsi="Cambria Math" w:cs="Helvetica" w:hint="eastAsia"/>
            <w:color w:val="2C2C36"/>
            <w:spacing w:val="1"/>
            <w:sz w:val="19"/>
            <w:szCs w:val="19"/>
            <w:shd w:val="clear" w:color="auto" w:fill="FFFFFF"/>
          </w:rPr>
          <m:t>N</m:t>
        </m:r>
      </m:oMath>
      <w:r>
        <w:rPr>
          <w:rFonts w:ascii="楷体_GB2312" w:eastAsia="楷体_GB2312" w:hAnsi="Helvetica" w:cs="Helvetica"/>
          <w:color w:val="2C2C36"/>
          <w:spacing w:val="1"/>
          <w:sz w:val="19"/>
          <w:szCs w:val="19"/>
          <w:shd w:val="clear" w:color="auto" w:fill="FFFFFF"/>
        </w:rPr>
        <w:t>的边</w:t>
      </w:r>
      <m:oMath>
        <m:r>
          <w:ins w:id="149" w:author="T179966" w:date="2025-09-13T17:27:00Z" w16du:dateUtc="2025-09-13T09:27:00Z">
            <m:rPr>
              <m:nor/>
            </m:rPr>
            <w:rPr>
              <w:rFonts w:ascii="Cambria Math" w:eastAsia="Helvetica" w:hAnsi="Cambria Math" w:cs="Helvetica"/>
              <w:color w:val="2C2C36"/>
              <w:spacing w:val="1"/>
              <w:sz w:val="19"/>
              <w:szCs w:val="19"/>
              <w:shd w:val="clear" w:color="auto" w:fill="FFFFFF"/>
            </w:rPr>
            <m:t>&lt;</m:t>
          </w:ins>
        </m:r>
        <m:sSub>
          <m:sSubPr>
            <m:ctrlPr>
              <w:ins w:id="150" w:author="T179966" w:date="2025-09-13T17:27:00Z" w16du:dateUtc="2025-09-13T09:27:00Z">
                <w:rPr>
                  <w:rFonts w:ascii="Cambria Math" w:eastAsia="Helvetica" w:hAnsi="Cambria Math" w:cs="Helvetica"/>
                  <w:color w:val="2C2C36"/>
                  <w:spacing w:val="1"/>
                  <w:sz w:val="19"/>
                  <w:szCs w:val="19"/>
                  <w:shd w:val="clear" w:color="auto" w:fill="FFFFFF"/>
                </w:rPr>
              </w:ins>
            </m:ctrlPr>
          </m:sSubPr>
          <m:e>
            <m:r>
              <w:ins w:id="151" w:author="T179966" w:date="2025-09-13T17:27:00Z" w16du:dateUtc="2025-09-13T09:27:00Z">
                <m:rPr>
                  <m:nor/>
                </m:rPr>
                <w:rPr>
                  <w:rFonts w:ascii="Cambria Math" w:eastAsia="Helvetica" w:hAnsi="Cambria Math" w:cs="Helvetica"/>
                  <w:color w:val="2C2C36"/>
                  <w:spacing w:val="1"/>
                  <w:sz w:val="19"/>
                  <w:szCs w:val="19"/>
                  <w:shd w:val="clear" w:color="auto" w:fill="FFFFFF"/>
                </w:rPr>
                <m:t>r</m:t>
              </w:ins>
            </m:r>
          </m:e>
          <m:sub>
            <m:r>
              <w:ins w:id="152" w:author="T179966" w:date="2025-09-13T17:27:00Z" w16du:dateUtc="2025-09-13T09:27:00Z">
                <w:rPr>
                  <w:rFonts w:ascii="Cambria Math" w:eastAsia="Helvetica" w:hAnsi="Cambria Math" w:cs="Helvetica"/>
                  <w:color w:val="2C2C36"/>
                  <w:spacing w:val="1"/>
                  <w:sz w:val="19"/>
                  <w:szCs w:val="19"/>
                  <w:shd w:val="clear" w:color="auto" w:fill="FFFFFF"/>
                </w:rPr>
                <m:t>i</m:t>
              </w:ins>
            </m:r>
            <m:ctrlPr>
              <w:ins w:id="153" w:author="T179966" w:date="2025-09-13T17:27:00Z" w16du:dateUtc="2025-09-13T09:27:00Z">
                <w:rPr>
                  <w:rFonts w:ascii="Cambria Math" w:eastAsia="Helvetica" w:hAnsi="Cambria Math" w:cs="Helvetica"/>
                  <w:i/>
                  <w:color w:val="2C2C36"/>
                  <w:spacing w:val="1"/>
                  <w:sz w:val="19"/>
                  <w:szCs w:val="19"/>
                  <w:shd w:val="clear" w:color="auto" w:fill="FFFFFF"/>
                </w:rPr>
              </w:ins>
            </m:ctrlPr>
          </m:sub>
        </m:sSub>
        <m:r>
          <w:ins w:id="154" w:author="T179966" w:date="2025-09-13T17:27:00Z" w16du:dateUtc="2025-09-13T09:27:00Z">
            <w:rPr>
              <w:rFonts w:ascii="Cambria Math" w:eastAsia="Helvetica" w:hAnsi="Cambria Math" w:cs="Helvetica"/>
              <w:color w:val="2C2C36"/>
              <w:spacing w:val="1"/>
              <w:sz w:val="19"/>
              <w:szCs w:val="19"/>
              <w:shd w:val="clear" w:color="auto" w:fill="FFFFFF"/>
            </w:rPr>
            <m:t>,N&gt;</m:t>
          </w:ins>
        </m:r>
      </m:oMath>
      <w:del w:id="155" w:author="T179966" w:date="2025-09-13T17:27:00Z" w16du:dateUtc="2025-09-13T09:27:00Z">
        <w:r w:rsidDel="000519FC">
          <w:rPr>
            <w:rFonts w:ascii="Helvetica" w:eastAsia="Helvetica" w:hAnsi="Helvetica" w:cs="Helvetica"/>
            <w:color w:val="2C2C36"/>
            <w:spacing w:val="1"/>
            <w:position w:val="-12"/>
            <w:sz w:val="19"/>
            <w:szCs w:val="19"/>
            <w:shd w:val="clear" w:color="auto" w:fill="FFFFFF"/>
          </w:rPr>
          <w:object w:dxaOrig="780" w:dyaOrig="360" w14:anchorId="0F5622BE">
            <v:shape id="_x0000_i1045" type="#_x0000_t75" style="width:39pt;height:18pt" o:ole="">
              <v:imagedata r:id="rId50" o:title=""/>
            </v:shape>
            <o:OLEObject Type="Embed" ProgID="Equation.DSMT4" ShapeID="_x0000_i1045" DrawAspect="Content" ObjectID="_1837502483" r:id="rId51"/>
          </w:object>
        </w:r>
      </w:del>
      <w:r>
        <w:rPr>
          <w:rFonts w:ascii="Helvetica" w:hAnsi="Helvetica" w:cs="Helvetica" w:hint="eastAsia"/>
          <w:color w:val="2C2C36"/>
          <w:spacing w:val="1"/>
          <w:sz w:val="19"/>
          <w:szCs w:val="19"/>
          <w:shd w:val="clear" w:color="auto" w:fill="FFFFFF"/>
        </w:rPr>
        <w:t>。</w:t>
      </w:r>
      <w:r>
        <w:rPr>
          <w:rFonts w:ascii="楷体_GB2312" w:eastAsia="楷体_GB2312" w:hAnsi="Helvetica" w:cs="Helvetica"/>
          <w:color w:val="2C2C36"/>
          <w:spacing w:val="1"/>
          <w:sz w:val="19"/>
          <w:szCs w:val="19"/>
          <w:shd w:val="clear" w:color="auto" w:fill="FFFFFF"/>
        </w:rPr>
        <w:t>若新节点是通过</w:t>
      </w:r>
      <w:r>
        <w:rPr>
          <w:rFonts w:ascii="楷体_GB2312" w:eastAsia="楷体_GB2312"/>
        </w:rPr>
        <w:t>链式传播机制</w:t>
      </w:r>
      <w:r>
        <w:rPr>
          <w:rFonts w:ascii="楷体_GB2312" w:eastAsia="楷体_GB2312" w:hAnsi="Helvetica" w:cs="Helvetica"/>
          <w:color w:val="2C2C36"/>
          <w:spacing w:val="1"/>
          <w:sz w:val="19"/>
          <w:szCs w:val="19"/>
          <w:shd w:val="clear" w:color="auto" w:fill="FFFFFF"/>
        </w:rPr>
        <w:t>生成，则其父节点为其前序节点</w:t>
      </w:r>
      <m:oMath>
        <m:sSub>
          <m:sSubPr>
            <m:ctrlPr>
              <w:ins w:id="156" w:author="T179966" w:date="2025-09-13T17:27:00Z" w16du:dateUtc="2025-09-13T09:27:00Z">
                <w:rPr>
                  <w:rFonts w:ascii="Cambria Math" w:eastAsia="楷体" w:hAnsi="楷体"/>
                  <w:i/>
                </w:rPr>
              </w:ins>
            </m:ctrlPr>
          </m:sSubPr>
          <m:e>
            <m:r>
              <w:ins w:id="157" w:author="T179966" w:date="2025-09-13T17:27:00Z" w16du:dateUtc="2025-09-13T09:27:00Z">
                <w:rPr>
                  <w:rFonts w:ascii="Cambria Math" w:eastAsia="楷体" w:hAnsi="楷体"/>
                </w:rPr>
                <m:t>r</m:t>
              </w:ins>
            </m:r>
          </m:e>
          <m:sub>
            <m:r>
              <w:ins w:id="158" w:author="T179966" w:date="2025-09-13T17:27:00Z" w16du:dateUtc="2025-09-13T09:27:00Z">
                <w:rPr>
                  <w:rFonts w:ascii="Cambria Math" w:eastAsia="楷体" w:hAnsi="楷体"/>
                </w:rPr>
                <m:t>j</m:t>
              </w:ins>
            </m:r>
          </m:sub>
        </m:sSub>
      </m:oMath>
      <w:del w:id="159" w:author="T179966" w:date="2025-09-13T17:27:00Z" w16du:dateUtc="2025-09-13T09:27:00Z">
        <w:r w:rsidDel="000519FC">
          <w:rPr>
            <w:rFonts w:ascii="楷体" w:eastAsia="楷体" w:hAnsi="楷体" w:hint="eastAsia"/>
            <w:position w:val="-14"/>
          </w:rPr>
          <w:object w:dxaOrig="200" w:dyaOrig="380" w14:anchorId="08B87EF9">
            <v:shape id="_x0000_i1046" type="#_x0000_t75" style="width:9.75pt;height:18.75pt" o:ole="">
              <v:imagedata r:id="rId52" o:title=""/>
            </v:shape>
            <o:OLEObject Type="Embed" ProgID="Equation.3" ShapeID="_x0000_i1046" DrawAspect="Content" ObjectID="_1837502484" r:id="rId53"/>
          </w:object>
        </w:r>
      </w:del>
      <w:r>
        <w:rPr>
          <w:rFonts w:ascii="宋体" w:hAnsi="宋体" w:cs="宋体" w:hint="eastAsia"/>
          <w:color w:val="2C2C36"/>
          <w:spacing w:val="1"/>
          <w:sz w:val="19"/>
          <w:szCs w:val="19"/>
          <w:shd w:val="clear" w:color="auto" w:fill="FFFFFF"/>
        </w:rPr>
        <w:t>，</w:t>
      </w:r>
      <w:r>
        <w:rPr>
          <w:rFonts w:ascii="楷体_GB2312" w:eastAsia="楷体_GB2312" w:hAnsi="Helvetica" w:cs="Helvetica"/>
          <w:color w:val="2C2C36"/>
          <w:spacing w:val="1"/>
          <w:sz w:val="19"/>
          <w:szCs w:val="19"/>
          <w:shd w:val="clear" w:color="auto" w:fill="FFFFFF"/>
        </w:rPr>
        <w:t>即建立一条从当前节点</w:t>
      </w:r>
      <m:oMath>
        <m:sSub>
          <m:sSubPr>
            <m:ctrlPr>
              <w:ins w:id="160" w:author="T179966" w:date="2025-09-13T17:27:00Z" w16du:dateUtc="2025-09-13T09:27:00Z">
                <w:rPr>
                  <w:rFonts w:ascii="Cambria Math" w:eastAsia="楷体" w:hAnsi="楷体"/>
                  <w:i/>
                </w:rPr>
              </w:ins>
            </m:ctrlPr>
          </m:sSubPr>
          <m:e>
            <m:r>
              <w:ins w:id="161" w:author="T179966" w:date="2025-09-13T17:27:00Z" w16du:dateUtc="2025-09-13T09:27:00Z">
                <w:rPr>
                  <w:rFonts w:ascii="Cambria Math" w:eastAsia="楷体" w:hAnsi="楷体"/>
                </w:rPr>
                <m:t>r</m:t>
              </w:ins>
            </m:r>
          </m:e>
          <m:sub>
            <m:r>
              <w:ins w:id="162" w:author="T179966" w:date="2025-09-13T17:27:00Z" w16du:dateUtc="2025-09-13T09:27:00Z">
                <w:rPr>
                  <w:rFonts w:ascii="Cambria Math" w:eastAsia="楷体" w:hAnsi="楷体"/>
                </w:rPr>
                <m:t>i</m:t>
              </w:ins>
            </m:r>
          </m:sub>
        </m:sSub>
      </m:oMath>
      <w:del w:id="163" w:author="T179966" w:date="2025-09-13T17:27:00Z" w16du:dateUtc="2025-09-13T09:27:00Z">
        <w:r w:rsidDel="000519FC">
          <w:rPr>
            <w:rFonts w:ascii="楷体" w:eastAsia="楷体" w:hAnsi="楷体" w:hint="eastAsia"/>
            <w:position w:val="-12"/>
          </w:rPr>
          <w:object w:dxaOrig="180" w:dyaOrig="360" w14:anchorId="2DBD3E42">
            <v:shape id="_x0000_i1047" type="#_x0000_t75" style="width:9pt;height:18pt" o:ole="">
              <v:imagedata r:id="rId32" o:title=""/>
            </v:shape>
            <o:OLEObject Type="Embed" ProgID="Equation.3" ShapeID="_x0000_i1047" DrawAspect="Content" ObjectID="_1837502485" r:id="rId54"/>
          </w:object>
        </w:r>
      </w:del>
      <w:r>
        <w:rPr>
          <w:rFonts w:ascii="楷体_GB2312" w:eastAsia="楷体_GB2312" w:hAnsi="Helvetica" w:cs="Helvetica"/>
          <w:color w:val="2C2C36"/>
          <w:spacing w:val="1"/>
          <w:sz w:val="19"/>
          <w:szCs w:val="19"/>
          <w:shd w:val="clear" w:color="auto" w:fill="FFFFFF"/>
        </w:rPr>
        <w:t>指向前序节点</w:t>
      </w:r>
      <m:oMath>
        <m:sSub>
          <m:sSubPr>
            <m:ctrlPr>
              <w:ins w:id="164" w:author="T179966" w:date="2025-09-13T17:27:00Z" w16du:dateUtc="2025-09-13T09:27:00Z">
                <w:rPr>
                  <w:rFonts w:ascii="Cambria Math" w:eastAsia="楷体" w:hAnsi="Cambria Math"/>
                  <w:i/>
                </w:rPr>
              </w:ins>
            </m:ctrlPr>
          </m:sSubPr>
          <m:e>
            <m:r>
              <w:ins w:id="165" w:author="T179966" w:date="2025-09-13T17:27:00Z" w16du:dateUtc="2025-09-13T09:27:00Z">
                <w:rPr>
                  <w:rFonts w:ascii="Cambria Math" w:eastAsia="楷体" w:hAnsi="Cambria Math"/>
                </w:rPr>
                <m:t>r</m:t>
              </w:ins>
            </m:r>
          </m:e>
          <m:sub>
            <m:r>
              <w:ins w:id="166" w:author="T179966" w:date="2025-09-13T17:27:00Z" w16du:dateUtc="2025-09-13T09:27:00Z">
                <w:rPr>
                  <w:rFonts w:ascii="Cambria Math" w:eastAsia="楷体" w:hAnsi="Cambria Math"/>
                </w:rPr>
                <m:t>j</m:t>
              </w:ins>
            </m:r>
          </m:sub>
        </m:sSub>
      </m:oMath>
      <w:del w:id="167" w:author="T179966" w:date="2025-09-13T17:27:00Z" w16du:dateUtc="2025-09-13T09:27:00Z">
        <w:r w:rsidDel="000519FC">
          <w:rPr>
            <w:rFonts w:ascii="楷体" w:eastAsia="楷体" w:hAnsi="楷体" w:hint="eastAsia"/>
            <w:position w:val="-14"/>
          </w:rPr>
          <w:object w:dxaOrig="200" w:dyaOrig="380" w14:anchorId="1E4C3D47">
            <v:shape id="_x0000_i1048" type="#_x0000_t75" style="width:9.75pt;height:18.75pt" o:ole="">
              <v:imagedata r:id="rId55" o:title=""/>
            </v:shape>
            <o:OLEObject Type="Embed" ProgID="Equation.3" ShapeID="_x0000_i1048" DrawAspect="Content" ObjectID="_1837502486" r:id="rId56"/>
          </w:object>
        </w:r>
      </w:del>
      <w:r>
        <w:rPr>
          <w:rFonts w:ascii="楷体" w:eastAsia="楷体" w:hAnsi="楷体" w:hint="eastAsia"/>
        </w:rPr>
        <w:t>的</w:t>
      </w:r>
      <w:r>
        <w:rPr>
          <w:rFonts w:ascii="楷体_GB2312" w:eastAsia="楷体_GB2312" w:hAnsi="Helvetica" w:cs="Helvetica" w:hint="eastAsia"/>
          <w:color w:val="2C2C36"/>
          <w:spacing w:val="1"/>
          <w:sz w:val="19"/>
          <w:szCs w:val="19"/>
          <w:shd w:val="clear" w:color="auto" w:fill="FFFFFF"/>
        </w:rPr>
        <w:t>有向边</w:t>
      </w:r>
      <m:oMath>
        <m:r>
          <w:ins w:id="168" w:author="T179966" w:date="2025-09-13T17:27:00Z" w16du:dateUtc="2025-09-13T09:27:00Z">
            <w:rPr>
              <w:rFonts w:ascii="Cambria Math" w:eastAsia="楷体_GB2312" w:hAnsi="Helvetica" w:cs="Helvetica"/>
              <w:color w:val="2C2C36"/>
              <w:spacing w:val="1"/>
              <w:sz w:val="19"/>
              <w:szCs w:val="19"/>
              <w:shd w:val="clear" w:color="auto" w:fill="FFFFFF"/>
            </w:rPr>
            <m:t>&lt;</m:t>
          </w:ins>
        </m:r>
        <m:sSub>
          <m:sSubPr>
            <m:ctrlPr>
              <w:ins w:id="169" w:author="T179966" w:date="2025-09-13T17:27:00Z" w16du:dateUtc="2025-09-13T09:27:00Z">
                <w:rPr>
                  <w:rFonts w:ascii="Cambria Math" w:eastAsia="楷体_GB2312" w:hAnsi="Helvetica" w:cs="Helvetica"/>
                  <w:i/>
                  <w:color w:val="2C2C36"/>
                  <w:spacing w:val="1"/>
                  <w:sz w:val="19"/>
                  <w:szCs w:val="19"/>
                  <w:shd w:val="clear" w:color="auto" w:fill="FFFFFF"/>
                </w:rPr>
              </w:ins>
            </m:ctrlPr>
          </m:sSubPr>
          <m:e>
            <m:r>
              <w:ins w:id="170" w:author="T179966" w:date="2025-09-13T17:27:00Z" w16du:dateUtc="2025-09-13T09:27:00Z">
                <w:rPr>
                  <w:rFonts w:ascii="Cambria Math" w:eastAsia="楷体_GB2312" w:hAnsi="Helvetica" w:cs="Helvetica"/>
                  <w:color w:val="2C2C36"/>
                  <w:spacing w:val="1"/>
                  <w:sz w:val="19"/>
                  <w:szCs w:val="19"/>
                  <w:shd w:val="clear" w:color="auto" w:fill="FFFFFF"/>
                </w:rPr>
                <m:t>r</m:t>
              </w:ins>
            </m:r>
          </m:e>
          <m:sub>
            <m:r>
              <w:ins w:id="171" w:author="T179966" w:date="2025-09-13T17:27:00Z" w16du:dateUtc="2025-09-13T09:27:00Z">
                <w:rPr>
                  <w:rFonts w:ascii="Cambria Math" w:eastAsia="楷体_GB2312" w:hAnsi="Helvetica" w:cs="Helvetica"/>
                  <w:color w:val="2C2C36"/>
                  <w:spacing w:val="1"/>
                  <w:sz w:val="19"/>
                  <w:szCs w:val="19"/>
                  <w:shd w:val="clear" w:color="auto" w:fill="FFFFFF"/>
                </w:rPr>
                <m:t>j</m:t>
              </w:ins>
            </m:r>
          </m:sub>
        </m:sSub>
        <m:r>
          <w:ins w:id="172" w:author="T179966" w:date="2025-09-13T17:27:00Z" w16du:dateUtc="2025-09-13T09:27:00Z">
            <w:rPr>
              <w:rFonts w:ascii="Cambria Math" w:eastAsia="楷体_GB2312" w:hAnsi="Helvetica" w:cs="Helvetica"/>
              <w:color w:val="2C2C36"/>
              <w:spacing w:val="1"/>
              <w:sz w:val="19"/>
              <w:szCs w:val="19"/>
              <w:shd w:val="clear" w:color="auto" w:fill="FFFFFF"/>
            </w:rPr>
            <m:t>,</m:t>
          </w:ins>
        </m:r>
        <m:sSub>
          <m:sSubPr>
            <m:ctrlPr>
              <w:ins w:id="173" w:author="T179966" w:date="2025-09-13T17:27:00Z" w16du:dateUtc="2025-09-13T09:27:00Z">
                <w:rPr>
                  <w:rFonts w:ascii="Cambria Math" w:eastAsia="楷体_GB2312" w:hAnsi="Helvetica" w:cs="Helvetica"/>
                  <w:i/>
                  <w:color w:val="2C2C36"/>
                  <w:spacing w:val="1"/>
                  <w:sz w:val="19"/>
                  <w:szCs w:val="19"/>
                  <w:shd w:val="clear" w:color="auto" w:fill="FFFFFF"/>
                </w:rPr>
              </w:ins>
            </m:ctrlPr>
          </m:sSubPr>
          <m:e>
            <m:r>
              <w:ins w:id="174" w:author="T179966" w:date="2025-09-13T17:27:00Z" w16du:dateUtc="2025-09-13T09:27:00Z">
                <w:rPr>
                  <w:rFonts w:ascii="Cambria Math" w:eastAsia="楷体_GB2312" w:hAnsi="Helvetica" w:cs="Helvetica"/>
                  <w:color w:val="2C2C36"/>
                  <w:spacing w:val="1"/>
                  <w:sz w:val="19"/>
                  <w:szCs w:val="19"/>
                  <w:shd w:val="clear" w:color="auto" w:fill="FFFFFF"/>
                </w:rPr>
                <m:t>r</m:t>
              </w:ins>
            </m:r>
          </m:e>
          <m:sub>
            <m:r>
              <w:ins w:id="175" w:author="T179966" w:date="2025-09-13T17:27:00Z" w16du:dateUtc="2025-09-13T09:27:00Z">
                <w:rPr>
                  <w:rFonts w:ascii="Cambria Math" w:eastAsia="楷体_GB2312" w:hAnsi="Helvetica" w:cs="Helvetica"/>
                  <w:color w:val="2C2C36"/>
                  <w:spacing w:val="1"/>
                  <w:sz w:val="19"/>
                  <w:szCs w:val="19"/>
                  <w:shd w:val="clear" w:color="auto" w:fill="FFFFFF"/>
                </w:rPr>
                <m:t>i</m:t>
              </w:ins>
            </m:r>
          </m:sub>
        </m:sSub>
        <m:r>
          <w:ins w:id="176" w:author="T179966" w:date="2025-09-13T17:27:00Z" w16du:dateUtc="2025-09-13T09:27:00Z">
            <w:rPr>
              <w:rFonts w:ascii="Cambria Math" w:eastAsia="楷体_GB2312" w:hAnsi="Helvetica" w:cs="Helvetica"/>
              <w:color w:val="2C2C36"/>
              <w:spacing w:val="1"/>
              <w:sz w:val="19"/>
              <w:szCs w:val="19"/>
              <w:shd w:val="clear" w:color="auto" w:fill="FFFFFF"/>
            </w:rPr>
            <m:t>&gt;</m:t>
          </w:ins>
        </m:r>
      </m:oMath>
      <w:del w:id="177" w:author="T179966" w:date="2025-09-13T17:27:00Z" w16du:dateUtc="2025-09-13T09:27:00Z">
        <w:r w:rsidDel="000519FC">
          <w:rPr>
            <w:rFonts w:ascii="楷体_GB2312" w:eastAsia="楷体_GB2312" w:hAnsi="Helvetica" w:cs="Helvetica" w:hint="eastAsia"/>
            <w:color w:val="2C2C36"/>
            <w:spacing w:val="1"/>
            <w:position w:val="-14"/>
            <w:sz w:val="19"/>
            <w:szCs w:val="19"/>
            <w:shd w:val="clear" w:color="auto" w:fill="FFFFFF"/>
          </w:rPr>
          <w:object w:dxaOrig="840" w:dyaOrig="380" w14:anchorId="49AC774F">
            <v:shape id="_x0000_i1049" type="#_x0000_t75" style="width:42pt;height:18.75pt" o:ole="">
              <v:imagedata r:id="rId57" o:title=""/>
            </v:shape>
            <o:OLEObject Type="Embed" ProgID="Equation.3" ShapeID="_x0000_i1049" DrawAspect="Content" ObjectID="_1837502487" r:id="rId58"/>
          </w:object>
        </w:r>
      </w:del>
      <w:r>
        <w:rPr>
          <w:rFonts w:asciiTheme="minorEastAsia" w:eastAsiaTheme="minorEastAsia" w:hAnsiTheme="minorEastAsia" w:cs="Helvetica" w:hint="eastAsia"/>
          <w:color w:val="2C2C36"/>
          <w:spacing w:val="1"/>
          <w:sz w:val="19"/>
          <w:szCs w:val="19"/>
          <w:shd w:val="clear" w:color="auto" w:fill="FFFFFF"/>
        </w:rPr>
        <w:t>。</w:t>
      </w:r>
      <w:r>
        <w:rPr>
          <w:rFonts w:ascii="楷体_GB2312" w:eastAsia="楷体_GB2312" w:hAnsi="Helvetica" w:cs="Helvetica"/>
          <w:color w:val="2C2C36"/>
          <w:spacing w:val="1"/>
          <w:sz w:val="19"/>
          <w:szCs w:val="19"/>
          <w:shd w:val="clear" w:color="auto" w:fill="FFFFFF"/>
        </w:rPr>
        <w:t>此类连接方式有助于刻画信息传播的溯源路径与用户之间的间接影响链条</w:t>
      </w:r>
      <w:r>
        <w:rPr>
          <w:rFonts w:ascii="宋体" w:hAnsi="宋体" w:cs="宋体" w:hint="eastAsia"/>
          <w:color w:val="2C2C36"/>
          <w:spacing w:val="1"/>
          <w:sz w:val="19"/>
          <w:szCs w:val="19"/>
          <w:shd w:val="clear" w:color="auto" w:fill="FFFFFF"/>
        </w:rPr>
        <w:t>。</w:t>
      </w:r>
    </w:p>
    <w:p w14:paraId="0B8994A9" w14:textId="77777777" w:rsidR="00DA4276" w:rsidRDefault="00DA4276">
      <w:pPr>
        <w:widowControl/>
        <w:spacing w:line="300" w:lineRule="auto"/>
        <w:jc w:val="left"/>
        <w:rPr>
          <w:rFonts w:ascii="楷体" w:eastAsia="楷体" w:hAnsi="楷体" w:hint="eastAsia"/>
          <w:szCs w:val="21"/>
        </w:rPr>
      </w:pPr>
    </w:p>
    <w:p w14:paraId="33B4F6DE" w14:textId="1161F8DA" w:rsidR="00DA4276" w:rsidRDefault="00000000" w:rsidP="000519FC">
      <w:pPr>
        <w:spacing w:line="300" w:lineRule="auto"/>
        <w:ind w:leftChars="95" w:left="199" w:firstLineChars="100" w:firstLine="210"/>
        <w:jc w:val="left"/>
        <w:rPr>
          <w:rFonts w:ascii="楷体_GB2312" w:eastAsia="楷体_GB2312" w:hAnsi="楷体"/>
          <w:szCs w:val="21"/>
        </w:rPr>
      </w:pPr>
      <w:r>
        <w:rPr>
          <w:rFonts w:ascii="楷体_GB2312" w:eastAsia="楷体_GB2312" w:hint="eastAsia"/>
        </w:rPr>
        <w:t>传播</w:t>
      </w:r>
      <w:commentRangeStart w:id="178"/>
      <w:commentRangeStart w:id="179"/>
      <w:r>
        <w:rPr>
          <w:rFonts w:ascii="楷体_GB2312" w:eastAsia="楷体_GB2312" w:hint="eastAsia"/>
        </w:rPr>
        <w:t>意图边</w:t>
      </w:r>
      <m:oMath>
        <m:sSub>
          <m:sSubPr>
            <m:ctrlPr>
              <w:ins w:id="180" w:author="T179966" w:date="2025-09-13T17:27:00Z" w16du:dateUtc="2025-09-13T09:27:00Z">
                <w:rPr>
                  <w:rFonts w:ascii="Cambria Math" w:eastAsia="楷体_GB2312" w:hAnsi="楷体"/>
                  <w:i/>
                  <w:szCs w:val="21"/>
                </w:rPr>
              </w:ins>
            </m:ctrlPr>
          </m:sSubPr>
          <m:e>
            <m:r>
              <w:ins w:id="181" w:author="T179966" w:date="2025-09-13T17:27:00Z" w16du:dateUtc="2025-09-13T09:27:00Z">
                <w:rPr>
                  <w:rFonts w:ascii="Cambria Math" w:eastAsia="楷体_GB2312" w:hAnsi="楷体"/>
                  <w:szCs w:val="21"/>
                </w:rPr>
                <m:t>E</m:t>
              </w:ins>
            </m:r>
          </m:e>
          <m:sub>
            <m:r>
              <w:ins w:id="182" w:author="T179966" w:date="2025-09-13T17:27:00Z" w16du:dateUtc="2025-09-13T09:27:00Z">
                <w:rPr>
                  <w:rFonts w:ascii="Cambria Math" w:eastAsia="楷体_GB2312" w:hAnsi="楷体"/>
                  <w:szCs w:val="21"/>
                </w:rPr>
                <m:t>I</m:t>
              </w:ins>
            </m:r>
          </m:sub>
        </m:sSub>
      </m:oMath>
      <w:del w:id="183" w:author="T179966" w:date="2025-09-13T17:27:00Z" w16du:dateUtc="2025-09-13T09:27:00Z">
        <w:r w:rsidDel="000519FC">
          <w:rPr>
            <w:rFonts w:ascii="楷体_GB2312" w:eastAsia="楷体_GB2312" w:hAnsi="楷体" w:hint="eastAsia"/>
            <w:position w:val="-10"/>
            <w:szCs w:val="21"/>
          </w:rPr>
          <w:object w:dxaOrig="300" w:dyaOrig="340" w14:anchorId="3125DD5A">
            <v:shape id="_x0000_i1050" type="#_x0000_t75" style="width:15pt;height:17.25pt" o:ole="">
              <v:imagedata r:id="rId40" o:title=""/>
            </v:shape>
            <o:OLEObject Type="Embed" ProgID="Equation.3" ShapeID="_x0000_i1050" DrawAspect="Content" ObjectID="_1837502488" r:id="rId59"/>
          </w:object>
        </w:r>
      </w:del>
      <w:commentRangeEnd w:id="178"/>
      <w:r>
        <w:rPr>
          <w:rStyle w:val="af0"/>
        </w:rPr>
        <w:commentReference w:id="178"/>
      </w:r>
      <w:commentRangeEnd w:id="179"/>
      <w:r>
        <w:commentReference w:id="179"/>
      </w:r>
      <w:r>
        <w:rPr>
          <w:rFonts w:ascii="楷体_GB2312" w:eastAsia="楷体_GB2312" w:hint="eastAsia"/>
        </w:rPr>
        <w:t>的建立基于读者对新闻的传播意图</w:t>
      </w:r>
      <m:oMath>
        <m:sSub>
          <m:sSubPr>
            <m:ctrlPr>
              <w:ins w:id="184" w:author="T179966" w:date="2025-09-13T17:27:00Z" w16du:dateUtc="2025-09-13T09:27:00Z">
                <w:rPr>
                  <w:rFonts w:ascii="Cambria Math" w:eastAsia="楷体" w:hAnsi="Cambria Math"/>
                  <w:i/>
                  <w:szCs w:val="21"/>
                </w:rPr>
              </w:ins>
            </m:ctrlPr>
          </m:sSubPr>
          <m:e>
            <m:r>
              <w:ins w:id="185" w:author="T179966" w:date="2025-09-13T17:27:00Z" w16du:dateUtc="2025-09-13T09:27:00Z">
                <w:rPr>
                  <w:rFonts w:ascii="Cambria Math" w:eastAsia="楷体" w:hAnsi="Cambria Math"/>
                  <w:szCs w:val="21"/>
                </w:rPr>
                <m:t>I</m:t>
              </w:ins>
            </m:r>
          </m:e>
          <m:sub>
            <m:r>
              <w:ins w:id="186" w:author="T179966" w:date="2025-09-13T17:27:00Z" w16du:dateUtc="2025-09-13T09:27:00Z">
                <w:rPr>
                  <w:rFonts w:ascii="Cambria Math" w:eastAsia="楷体" w:hAnsi="Cambria Math"/>
                  <w:szCs w:val="21"/>
                </w:rPr>
                <m:t>s</m:t>
              </w:ins>
            </m:r>
          </m:sub>
        </m:sSub>
      </m:oMath>
      <w:del w:id="187" w:author="T179966" w:date="2025-09-13T17:27:00Z" w16du:dateUtc="2025-09-13T09:27:00Z">
        <w:r w:rsidDel="000519FC">
          <w:rPr>
            <w:rFonts w:ascii="楷体" w:eastAsia="楷体" w:hAnsi="楷体"/>
            <w:position w:val="-12"/>
            <w:szCs w:val="21"/>
          </w:rPr>
          <w:object w:dxaOrig="220" w:dyaOrig="360" w14:anchorId="0D178BDF">
            <v:shape id="_x0000_i1051" type="#_x0000_t75" alt="" style="width:11.25pt;height:18pt" o:ole="">
              <v:imagedata r:id="rId60" o:title=""/>
            </v:shape>
            <o:OLEObject Type="Embed" ProgID="Equation.3" ShapeID="_x0000_i1051" DrawAspect="Content" ObjectID="_1837502489" r:id="rId61"/>
          </w:object>
        </w:r>
      </w:del>
      <w:r>
        <w:rPr>
          <w:rFonts w:ascii="楷体_GB2312" w:eastAsia="楷体_GB2312" w:hint="eastAsia"/>
        </w:rPr>
        <w:t>。提取两个读者评论text1</w:t>
      </w:r>
      <w:r>
        <w:rPr>
          <w:rFonts w:ascii="楷体_GB2312" w:eastAsia="楷体_GB2312" w:hAnsi="楷体" w:hint="eastAsia"/>
        </w:rPr>
        <w:t>和text2</w:t>
      </w:r>
      <w:r>
        <w:rPr>
          <w:rFonts w:ascii="楷体_GB2312" w:eastAsia="楷体_GB2312" w:hAnsi="楷体" w:hint="eastAsia"/>
        </w:rPr>
        <w:lastRenderedPageBreak/>
        <w:t>的</w:t>
      </w:r>
      <m:oMath>
        <m:sSub>
          <m:sSubPr>
            <m:ctrlPr>
              <w:ins w:id="188" w:author="T179966" w:date="2025-09-13T17:27:00Z" w16du:dateUtc="2025-09-13T09:27:00Z">
                <w:rPr>
                  <w:rFonts w:ascii="Cambria Math" w:eastAsia="楷体" w:hAnsi="Cambria Math"/>
                  <w:i/>
                  <w:szCs w:val="21"/>
                </w:rPr>
              </w:ins>
            </m:ctrlPr>
          </m:sSubPr>
          <m:e>
            <m:r>
              <w:ins w:id="189" w:author="T179966" w:date="2025-09-13T17:27:00Z" w16du:dateUtc="2025-09-13T09:27:00Z">
                <w:rPr>
                  <w:rFonts w:ascii="Cambria Math" w:eastAsia="楷体" w:hAnsi="Cambria Math"/>
                  <w:szCs w:val="21"/>
                </w:rPr>
                <m:t>I</m:t>
              </w:ins>
            </m:r>
          </m:e>
          <m:sub>
            <m:r>
              <w:ins w:id="190" w:author="T179966" w:date="2025-09-13T17:27:00Z" w16du:dateUtc="2025-09-13T09:27:00Z">
                <w:rPr>
                  <w:rFonts w:ascii="Cambria Math" w:eastAsia="楷体" w:hAnsi="Cambria Math"/>
                  <w:szCs w:val="21"/>
                </w:rPr>
                <m:t>s</m:t>
              </w:ins>
            </m:r>
          </m:sub>
        </m:sSub>
      </m:oMath>
      <w:del w:id="191" w:author="T179966" w:date="2025-09-13T17:27:00Z" w16du:dateUtc="2025-09-13T09:27:00Z">
        <w:r w:rsidDel="000519FC">
          <w:rPr>
            <w:rFonts w:ascii="楷体" w:eastAsia="楷体" w:hAnsi="楷体"/>
            <w:position w:val="-12"/>
            <w:szCs w:val="21"/>
          </w:rPr>
          <w:object w:dxaOrig="220" w:dyaOrig="360" w14:anchorId="4DF63B84">
            <v:shape id="_x0000_i1052" type="#_x0000_t75" style="width:11.25pt;height:18pt" o:ole="">
              <v:imagedata r:id="rId60" o:title=""/>
            </v:shape>
            <o:OLEObject Type="Embed" ProgID="Equation.3" ShapeID="_x0000_i1052" DrawAspect="Content" ObjectID="_1837502490" r:id="rId62"/>
          </w:object>
        </w:r>
      </w:del>
      <w:r>
        <w:rPr>
          <w:rFonts w:ascii="楷体_GB2312" w:eastAsia="楷体_GB2312" w:hAnsi="楷体" w:hint="eastAsia"/>
        </w:rPr>
        <w:t>。</w:t>
      </w:r>
      <w:r>
        <w:rPr>
          <w:rFonts w:ascii="楷体_GB2312" w:eastAsia="楷体_GB2312" w:hint="eastAsia"/>
        </w:rPr>
        <w:t>如果新闻归类为相同的传播意图，则构建他们之间的传播意图边。</w:t>
      </w:r>
      <w:r>
        <w:rPr>
          <w:rFonts w:ascii="楷体_GB2312" w:eastAsia="楷体_GB2312" w:hAnsi="楷体" w:hint="eastAsia"/>
          <w:szCs w:val="21"/>
        </w:rPr>
        <w:t>定义意图集合为：</w:t>
      </w:r>
      <m:oMath>
        <m:r>
          <w:ins w:id="192" w:author="T179966" w:date="2025-09-13T17:27:00Z" w16du:dateUtc="2025-09-13T09:27:00Z">
            <w:rPr>
              <w:rFonts w:ascii="Cambria Math" w:eastAsia="楷体" w:hAnsi="楷体"/>
              <w:szCs w:val="21"/>
            </w:rPr>
            <m:t>I=</m:t>
          </w:ins>
        </m:r>
        <m:d>
          <m:dPr>
            <m:begChr m:val="{"/>
            <m:endChr m:val="}"/>
            <m:ctrlPr>
              <w:ins w:id="193" w:author="T179966" w:date="2025-09-13T17:27:00Z" w16du:dateUtc="2025-09-13T09:27:00Z">
                <w:rPr>
                  <w:rFonts w:ascii="Cambria Math" w:eastAsia="楷体" w:hAnsi="Cambria Math"/>
                  <w:i/>
                  <w:szCs w:val="21"/>
                </w:rPr>
              </w:ins>
            </m:ctrlPr>
          </m:dPr>
          <m:e>
            <m:r>
              <w:ins w:id="194" w:author="T179966" w:date="2025-09-13T17:27:00Z" w16du:dateUtc="2025-09-13T09:27:00Z">
                <w:rPr>
                  <w:rFonts w:ascii="Cambria Math" w:eastAsia="楷体" w:hAnsi="楷体"/>
                  <w:szCs w:val="21"/>
                </w:rPr>
                <m:t>“信息共享”</m:t>
              </w:ins>
            </m:r>
            <m:r>
              <w:ins w:id="195" w:author="T179966" w:date="2025-09-13T17:27:00Z" w16du:dateUtc="2025-09-13T09:27:00Z">
                <w:rPr>
                  <w:rFonts w:ascii="Cambria Math" w:eastAsia="楷体" w:hAnsi="楷体"/>
                  <w:szCs w:val="21"/>
                </w:rPr>
                <m:t>,</m:t>
              </w:ins>
            </m:r>
            <m:r>
              <w:ins w:id="196" w:author="T179966" w:date="2025-09-13T17:27:00Z" w16du:dateUtc="2025-09-13T09:27:00Z">
                <w:rPr>
                  <w:rFonts w:ascii="Cambria Math" w:eastAsia="楷体" w:hAnsi="楷体"/>
                  <w:szCs w:val="21"/>
                </w:rPr>
                <m:t>“社交”</m:t>
              </w:ins>
            </m:r>
            <m:r>
              <w:ins w:id="197" w:author="T179966" w:date="2025-09-13T17:27:00Z" w16du:dateUtc="2025-09-13T09:27:00Z">
                <w:rPr>
                  <w:rFonts w:ascii="Cambria Math" w:eastAsia="楷体" w:hAnsi="楷体"/>
                  <w:szCs w:val="21"/>
                </w:rPr>
                <m:t>,</m:t>
              </w:ins>
            </m:r>
            <m:r>
              <w:ins w:id="198" w:author="T179966" w:date="2025-09-13T17:27:00Z" w16du:dateUtc="2025-09-13T09:27:00Z">
                <w:rPr>
                  <w:rFonts w:ascii="Cambria Math" w:eastAsia="楷体" w:hAnsi="楷体"/>
                  <w:szCs w:val="21"/>
                </w:rPr>
                <m:t>“政治宣传”</m:t>
              </w:ins>
            </m:r>
            <m:r>
              <w:ins w:id="199" w:author="T179966" w:date="2025-09-13T17:27:00Z" w16du:dateUtc="2025-09-13T09:27:00Z">
                <w:rPr>
                  <w:rFonts w:ascii="Cambria Math" w:eastAsia="楷体" w:hAnsi="楷体"/>
                  <w:szCs w:val="21"/>
                </w:rPr>
                <m:t>,</m:t>
              </w:ins>
            </m:r>
            <m:r>
              <w:ins w:id="200" w:author="T179966" w:date="2025-09-13T17:27:00Z" w16du:dateUtc="2025-09-13T09:27:00Z">
                <w:rPr>
                  <w:rFonts w:ascii="Cambria Math" w:eastAsia="楷体" w:hAnsi="楷体"/>
                  <w:szCs w:val="21"/>
                </w:rPr>
                <m:t>“利益宣传”</m:t>
              </w:ins>
            </m:r>
            <m:r>
              <w:ins w:id="201" w:author="T179966" w:date="2025-09-13T17:27:00Z" w16du:dateUtc="2025-09-13T09:27:00Z">
                <w:rPr>
                  <w:rFonts w:ascii="Cambria Math" w:eastAsia="楷体" w:hAnsi="楷体"/>
                  <w:szCs w:val="21"/>
                </w:rPr>
                <m:t>,</m:t>
              </w:ins>
            </m:r>
            <m:r>
              <w:ins w:id="202" w:author="T179966" w:date="2025-09-13T17:27:00Z" w16du:dateUtc="2025-09-13T09:27:00Z">
                <w:rPr>
                  <w:rFonts w:ascii="Cambria Math" w:eastAsia="楷体" w:hAnsi="楷体"/>
                  <w:szCs w:val="21"/>
                </w:rPr>
                <m:t>“制造混乱或舆论风暴”</m:t>
              </w:ins>
            </m:r>
            <m:r>
              <w:ins w:id="203" w:author="T179966" w:date="2025-09-13T17:27:00Z" w16du:dateUtc="2025-09-13T09:27:00Z">
                <w:rPr>
                  <w:rFonts w:ascii="Cambria Math" w:eastAsia="楷体" w:hAnsi="楷体"/>
                  <w:szCs w:val="21"/>
                </w:rPr>
                <m:t>,</m:t>
              </w:ins>
            </m:r>
            <m:r>
              <w:ins w:id="204" w:author="T179966" w:date="2025-09-13T17:27:00Z" w16du:dateUtc="2025-09-13T09:27:00Z">
                <w:rPr>
                  <w:rFonts w:ascii="Cambria Math" w:eastAsia="楷体" w:hAnsi="楷体"/>
                  <w:szCs w:val="21"/>
                </w:rPr>
                <m:t>“情感宣泄”</m:t>
              </w:ins>
            </m:r>
            <m:r>
              <w:ins w:id="205" w:author="T179966" w:date="2025-09-13T17:27:00Z" w16du:dateUtc="2025-09-13T09:27:00Z">
                <w:rPr>
                  <w:rFonts w:ascii="Cambria Math" w:eastAsia="楷体" w:hAnsi="楷体"/>
                  <w:szCs w:val="21"/>
                </w:rPr>
                <m:t>,</m:t>
              </w:ins>
            </m:r>
            <m:r>
              <w:ins w:id="206" w:author="T179966" w:date="2025-09-13T17:27:00Z" w16du:dateUtc="2025-09-13T09:27:00Z">
                <w:rPr>
                  <w:rFonts w:ascii="Cambria Math" w:eastAsia="楷体" w:hAnsi="楷体"/>
                  <w:szCs w:val="21"/>
                </w:rPr>
                <m:t>“谣言传播”</m:t>
              </w:ins>
            </m:r>
          </m:e>
        </m:d>
      </m:oMath>
      <w:del w:id="207" w:author="T179966" w:date="2025-09-13T17:27:00Z" w16du:dateUtc="2025-09-13T09:27:00Z">
        <w:r w:rsidDel="000519FC">
          <w:rPr>
            <w:rFonts w:ascii="楷体" w:eastAsia="楷体" w:hAnsi="楷体" w:hint="eastAsia"/>
            <w:position w:val="-10"/>
            <w:szCs w:val="21"/>
          </w:rPr>
          <w:object w:dxaOrig="7676" w:dyaOrig="254" w14:anchorId="77196D6D">
            <v:shape id="_x0000_i1053" type="#_x0000_t75" style="width:384.2pt;height:12.75pt" o:ole="">
              <v:imagedata r:id="rId63" o:title=""/>
            </v:shape>
            <o:OLEObject Type="Embed" ProgID="Equation.3" ShapeID="_x0000_i1053" DrawAspect="Content" ObjectID="_1837502491" r:id="rId64"/>
          </w:object>
        </w:r>
      </w:del>
      <w:r>
        <w:rPr>
          <w:rFonts w:ascii="楷体_GB2312" w:eastAsia="楷体_GB2312" w:hint="eastAsia"/>
        </w:rPr>
        <w:t>，传播意图边是为了表明二者对该新闻存在相似的认知视角，具备潜在的交互价值。</w:t>
      </w:r>
    </w:p>
    <w:p w14:paraId="3E592E4F" w14:textId="4FEB664E" w:rsidR="00DA4276" w:rsidRDefault="00000000" w:rsidP="000519FC">
      <w:pPr>
        <w:spacing w:line="300" w:lineRule="auto"/>
        <w:ind w:firstLineChars="200" w:firstLine="420"/>
        <w:jc w:val="center"/>
        <w:rPr>
          <w:rFonts w:ascii="Helvetica" w:eastAsia="Helvetica" w:hAnsi="Helvetica" w:cs="Helvetica"/>
          <w:color w:val="2C2C36"/>
          <w:spacing w:val="1"/>
          <w:sz w:val="19"/>
          <w:szCs w:val="19"/>
          <w:shd w:val="clear" w:color="auto" w:fill="FFFFFF"/>
        </w:rPr>
      </w:pPr>
      <m:oMath>
        <m:sSub>
          <m:sSubPr>
            <m:ctrlPr>
              <w:ins w:id="208" w:author="T179966" w:date="2025-09-13T17:27:00Z" w16du:dateUtc="2025-09-13T09:27:00Z">
                <w:rPr>
                  <w:rFonts w:ascii="Cambria Math" w:eastAsia="楷体" w:hAnsi="楷体"/>
                  <w:i/>
                  <w:szCs w:val="21"/>
                </w:rPr>
              </w:ins>
            </m:ctrlPr>
          </m:sSubPr>
          <m:e>
            <m:r>
              <w:ins w:id="209" w:author="T179966" w:date="2025-09-13T17:27:00Z" w16du:dateUtc="2025-09-13T09:27:00Z">
                <w:rPr>
                  <w:rFonts w:ascii="Cambria Math" w:eastAsia="楷体" w:hAnsi="楷体"/>
                  <w:szCs w:val="21"/>
                </w:rPr>
                <m:t>I</m:t>
              </w:ins>
            </m:r>
          </m:e>
          <m:sub>
            <m:r>
              <w:ins w:id="210" w:author="T179966" w:date="2025-09-13T17:27:00Z" w16du:dateUtc="2025-09-13T09:27:00Z">
                <w:rPr>
                  <w:rFonts w:ascii="Cambria Math" w:eastAsia="楷体" w:hAnsi="楷体"/>
                  <w:szCs w:val="21"/>
                </w:rPr>
                <m:t>s</m:t>
              </w:ins>
            </m:r>
          </m:sub>
        </m:sSub>
        <m:r>
          <w:ins w:id="211" w:author="T179966" w:date="2025-09-13T17:27:00Z" w16du:dateUtc="2025-09-13T09:27:00Z">
            <w:rPr>
              <w:rFonts w:ascii="Cambria Math" w:eastAsia="楷体" w:hAnsi="楷体"/>
              <w:szCs w:val="21"/>
            </w:rPr>
            <m:t>=</m:t>
          </w:ins>
        </m:r>
        <m:r>
          <w:ins w:id="212" w:author="T179966" w:date="2025-09-13T17:27:00Z" w16du:dateUtc="2025-09-13T09:27:00Z">
            <m:rPr>
              <m:nor/>
            </m:rPr>
            <w:rPr>
              <w:rFonts w:ascii="Cambria Math" w:eastAsia="楷体" w:hAnsi="楷体"/>
              <w:szCs w:val="21"/>
            </w:rPr>
            <m:t>ExtractSpreadingIntent</m:t>
          </w:ins>
        </m:r>
        <m:r>
          <w:ins w:id="213" w:author="T179966" w:date="2025-09-13T17:27:00Z" w16du:dateUtc="2025-09-13T09:27:00Z">
            <m:rPr>
              <m:sty m:val="p"/>
            </m:rPr>
            <w:rPr>
              <w:rFonts w:ascii="Cambria Math" w:eastAsia="楷体" w:hAnsi="楷体"/>
              <w:szCs w:val="21"/>
            </w:rPr>
            <m:t>（</m:t>
          </w:ins>
        </m:r>
        <m:r>
          <w:ins w:id="214" w:author="T179966" w:date="2025-09-13T17:27:00Z" w16du:dateUtc="2025-09-13T09:27:00Z">
            <m:rPr>
              <m:nor/>
            </m:rPr>
            <w:rPr>
              <w:rFonts w:ascii="Cambria Math" w:eastAsia="楷体" w:hAnsi="楷体"/>
              <w:szCs w:val="21"/>
            </w:rPr>
            <m:t>text</m:t>
          </w:ins>
        </m:r>
        <m:r>
          <w:ins w:id="215" w:author="T179966" w:date="2025-09-13T17:27:00Z" w16du:dateUtc="2025-09-13T09:27:00Z">
            <m:rPr>
              <m:sty m:val="p"/>
            </m:rPr>
            <w:rPr>
              <w:rFonts w:ascii="Cambria Math" w:eastAsia="楷体" w:hAnsi="楷体"/>
              <w:szCs w:val="21"/>
            </w:rPr>
            <m:t>)</m:t>
          </w:ins>
        </m:r>
      </m:oMath>
      <w:del w:id="216" w:author="T179966" w:date="2025-09-13T17:27:00Z" w16du:dateUtc="2025-09-13T09:27:00Z">
        <w:r w:rsidR="000519FC" w:rsidDel="000519FC">
          <w:rPr>
            <w:rFonts w:ascii="楷体" w:eastAsia="楷体" w:hAnsi="楷体"/>
            <w:position w:val="-12"/>
            <w:szCs w:val="21"/>
          </w:rPr>
          <w:object w:dxaOrig="3379" w:dyaOrig="360" w14:anchorId="33024750">
            <v:shape id="_x0000_i1054" type="#_x0000_t75" alt="" style="width:168.8pt;height:18pt" o:ole="">
              <v:imagedata r:id="rId65" o:title=""/>
            </v:shape>
            <o:OLEObject Type="Embed" ProgID="Equation.3" ShapeID="_x0000_i1054" DrawAspect="Content" ObjectID="_1837502492" r:id="rId66"/>
          </w:object>
        </w:r>
      </w:del>
    </w:p>
    <w:p w14:paraId="54BA3D2B" w14:textId="095D5D36" w:rsidR="00DA4276" w:rsidRDefault="00000000" w:rsidP="000519FC">
      <w:pPr>
        <w:spacing w:line="300" w:lineRule="auto"/>
        <w:ind w:firstLine="420"/>
        <w:jc w:val="center"/>
        <w:rPr>
          <w:rFonts w:ascii="楷体_GB2312" w:eastAsia="楷体_GB2312" w:hAnsi="楷体"/>
          <w:szCs w:val="21"/>
        </w:rPr>
      </w:pPr>
      <m:oMath>
        <m:sSubSup>
          <m:sSubSupPr>
            <m:ctrlPr>
              <w:ins w:id="217" w:author="T179966" w:date="2025-09-13T17:27:00Z" w16du:dateUtc="2025-09-13T09:27:00Z">
                <w:rPr>
                  <w:rFonts w:ascii="Cambria Math" w:eastAsia="楷体" w:hAnsi="楷体"/>
                  <w:i/>
                  <w:szCs w:val="21"/>
                </w:rPr>
              </w:ins>
            </m:ctrlPr>
          </m:sSubSupPr>
          <m:e>
            <m:r>
              <w:ins w:id="218" w:author="T179966" w:date="2025-09-13T17:27:00Z" w16du:dateUtc="2025-09-13T09:27:00Z">
                <w:rPr>
                  <w:rFonts w:ascii="Cambria Math" w:eastAsia="楷体" w:hAnsi="楷体"/>
                  <w:szCs w:val="21"/>
                </w:rPr>
                <m:t>E</m:t>
              </w:ins>
            </m:r>
          </m:e>
          <m:sub>
            <m:r>
              <w:ins w:id="219" w:author="T179966" w:date="2025-09-13T17:27:00Z" w16du:dateUtc="2025-09-13T09:27:00Z">
                <w:rPr>
                  <w:rFonts w:ascii="Cambria Math" w:eastAsia="楷体" w:hAnsi="楷体"/>
                  <w:szCs w:val="21"/>
                </w:rPr>
                <m:t>I</m:t>
              </w:ins>
            </m:r>
          </m:sub>
          <m:sup>
            <m:r>
              <w:ins w:id="220" w:author="T179966" w:date="2025-09-13T17:27:00Z" w16du:dateUtc="2025-09-13T09:27:00Z">
                <w:rPr>
                  <w:rFonts w:ascii="Cambria Math" w:eastAsia="楷体" w:hAnsi="楷体"/>
                  <w:szCs w:val="21"/>
                </w:rPr>
                <m:t>ij</m:t>
              </w:ins>
            </m:r>
          </m:sup>
        </m:sSubSup>
        <m:r>
          <w:ins w:id="221" w:author="T179966" w:date="2025-09-13T17:27:00Z" w16du:dateUtc="2025-09-13T09:27:00Z">
            <w:rPr>
              <w:rFonts w:ascii="Cambria Math" w:eastAsia="楷体" w:hAnsi="楷体"/>
              <w:szCs w:val="21"/>
            </w:rPr>
            <m:t>=</m:t>
          </w:ins>
        </m:r>
        <m:d>
          <m:dPr>
            <m:begChr m:val="{"/>
            <m:endChr m:val=""/>
            <m:ctrlPr>
              <w:ins w:id="222" w:author="T179966" w:date="2025-09-13T17:27:00Z" w16du:dateUtc="2025-09-13T09:27:00Z">
                <w:rPr>
                  <w:rFonts w:ascii="Cambria Math" w:eastAsia="楷体" w:hAnsi="楷体"/>
                  <w:i/>
                  <w:szCs w:val="21"/>
                </w:rPr>
              </w:ins>
            </m:ctrlPr>
          </m:dPr>
          <m:e>
            <m:m>
              <m:mPr>
                <m:mcs>
                  <m:mc>
                    <m:mcPr>
                      <m:count m:val="1"/>
                      <m:mcJc m:val="center"/>
                    </m:mcPr>
                  </m:mc>
                </m:mcs>
                <m:ctrlPr>
                  <w:ins w:id="223" w:author="T179966" w:date="2025-09-13T17:27:00Z" w16du:dateUtc="2025-09-13T09:27:00Z">
                    <w:rPr>
                      <w:rFonts w:ascii="Cambria Math" w:eastAsia="楷体" w:hAnsi="楷体"/>
                      <w:i/>
                      <w:szCs w:val="21"/>
                    </w:rPr>
                  </w:ins>
                </m:ctrlPr>
              </m:mPr>
              <m:mr>
                <m:e>
                  <m:m>
                    <m:mPr>
                      <m:mcs>
                        <m:mc>
                          <m:mcPr>
                            <m:count m:val="2"/>
                            <m:mcJc m:val="center"/>
                          </m:mcPr>
                        </m:mc>
                      </m:mcs>
                      <m:ctrlPr>
                        <w:ins w:id="224" w:author="T179966" w:date="2025-09-13T17:27:00Z" w16du:dateUtc="2025-09-13T09:27:00Z">
                          <w:rPr>
                            <w:rFonts w:ascii="Cambria Math" w:eastAsia="楷体" w:hAnsi="楷体"/>
                            <w:i/>
                            <w:szCs w:val="21"/>
                          </w:rPr>
                        </w:ins>
                      </m:ctrlPr>
                    </m:mPr>
                    <m:mr>
                      <m:e>
                        <m:r>
                          <w:ins w:id="225" w:author="T179966" w:date="2025-09-13T17:27:00Z" w16du:dateUtc="2025-09-13T09:27:00Z">
                            <w:rPr>
                              <w:rFonts w:ascii="Cambria Math" w:eastAsia="楷体" w:hAnsi="楷体"/>
                              <w:szCs w:val="21"/>
                            </w:rPr>
                            <m:t>1</m:t>
                          </w:ins>
                        </m:r>
                      </m:e>
                      <m:e>
                        <m:r>
                          <w:ins w:id="226" w:author="T179966" w:date="2025-09-13T17:27:00Z" w16du:dateUtc="2025-09-13T09:27:00Z">
                            <m:rPr>
                              <m:nor/>
                            </m:rPr>
                            <w:rPr>
                              <w:rFonts w:ascii="Cambria Math" w:eastAsia="楷体" w:hAnsi="楷体"/>
                              <w:szCs w:val="21"/>
                            </w:rPr>
                            <m:t xml:space="preserve">if </m:t>
                          </w:ins>
                        </m:r>
                        <m:sSub>
                          <m:sSubPr>
                            <m:ctrlPr>
                              <w:ins w:id="227" w:author="T179966" w:date="2025-09-13T17:27:00Z" w16du:dateUtc="2025-09-13T09:27:00Z">
                                <w:rPr>
                                  <w:rFonts w:ascii="Cambria Math" w:eastAsia="楷体" w:hAnsi="楷体"/>
                                  <w:szCs w:val="21"/>
                                </w:rPr>
                              </w:ins>
                            </m:ctrlPr>
                          </m:sSubPr>
                          <m:e>
                            <m:r>
                              <w:ins w:id="228" w:author="T179966" w:date="2025-09-13T17:27:00Z" w16du:dateUtc="2025-09-13T09:27:00Z">
                                <m:rPr>
                                  <m:nor/>
                                </m:rPr>
                                <w:rPr>
                                  <w:rFonts w:ascii="Cambria Math" w:eastAsia="楷体" w:hAnsi="楷体"/>
                                  <w:szCs w:val="21"/>
                                </w:rPr>
                                <m:t>I</m:t>
                              </w:ins>
                            </m:r>
                          </m:e>
                          <m:sub>
                            <m:r>
                              <w:ins w:id="229" w:author="T179966" w:date="2025-09-13T17:27:00Z" w16du:dateUtc="2025-09-13T09:27:00Z">
                                <w:rPr>
                                  <w:rFonts w:ascii="Cambria Math" w:eastAsia="楷体" w:hAnsi="楷体"/>
                                  <w:szCs w:val="21"/>
                                </w:rPr>
                                <m:t>i</m:t>
                              </w:ins>
                            </m:r>
                            <m:ctrlPr>
                              <w:ins w:id="230" w:author="T179966" w:date="2025-09-13T17:27:00Z" w16du:dateUtc="2025-09-13T09:27:00Z">
                                <w:rPr>
                                  <w:rFonts w:ascii="Cambria Math" w:eastAsia="楷体" w:hAnsi="楷体"/>
                                  <w:i/>
                                  <w:szCs w:val="21"/>
                                </w:rPr>
                              </w:ins>
                            </m:ctrlPr>
                          </m:sub>
                        </m:sSub>
                        <m:r>
                          <w:ins w:id="231" w:author="T179966" w:date="2025-09-13T17:27:00Z" w16du:dateUtc="2025-09-13T09:27:00Z">
                            <w:rPr>
                              <w:rFonts w:ascii="Cambria Math" w:eastAsia="楷体" w:hAnsi="楷体"/>
                              <w:szCs w:val="21"/>
                            </w:rPr>
                            <m:t>==</m:t>
                          </w:ins>
                        </m:r>
                        <m:sSub>
                          <m:sSubPr>
                            <m:ctrlPr>
                              <w:ins w:id="232" w:author="T179966" w:date="2025-09-13T17:27:00Z" w16du:dateUtc="2025-09-13T09:27:00Z">
                                <w:rPr>
                                  <w:rFonts w:ascii="Cambria Math" w:eastAsia="楷体" w:hAnsi="楷体"/>
                                  <w:i/>
                                  <w:szCs w:val="21"/>
                                </w:rPr>
                              </w:ins>
                            </m:ctrlPr>
                          </m:sSubPr>
                          <m:e>
                            <m:r>
                              <w:ins w:id="233" w:author="T179966" w:date="2025-09-13T17:27:00Z" w16du:dateUtc="2025-09-13T09:27:00Z">
                                <w:rPr>
                                  <w:rFonts w:ascii="Cambria Math" w:eastAsia="楷体" w:hAnsi="楷体"/>
                                  <w:szCs w:val="21"/>
                                </w:rPr>
                                <m:t>I</m:t>
                              </w:ins>
                            </m:r>
                          </m:e>
                          <m:sub>
                            <m:r>
                              <w:ins w:id="234" w:author="T179966" w:date="2025-09-13T17:27:00Z" w16du:dateUtc="2025-09-13T09:27:00Z">
                                <w:rPr>
                                  <w:rFonts w:ascii="Cambria Math" w:eastAsia="楷体" w:hAnsi="楷体"/>
                                  <w:szCs w:val="21"/>
                                </w:rPr>
                                <m:t>j</m:t>
                              </w:ins>
                            </m:r>
                          </m:sub>
                        </m:sSub>
                        <m:ctrlPr>
                          <w:ins w:id="235" w:author="T179966" w:date="2025-09-13T17:27:00Z" w16du:dateUtc="2025-09-13T09:27:00Z">
                            <w:rPr>
                              <w:rFonts w:ascii="Cambria Math" w:eastAsia="楷体" w:hAnsi="Cambria Math" w:hint="eastAsia"/>
                              <w:i/>
                              <w:szCs w:val="21"/>
                            </w:rPr>
                          </w:ins>
                        </m:ctrlPr>
                      </m:e>
                    </m:mr>
                  </m:m>
                  <m:ctrlPr>
                    <w:ins w:id="236" w:author="T179966" w:date="2025-09-13T17:27:00Z" w16du:dateUtc="2025-09-13T09:27:00Z">
                      <w:rPr>
                        <w:rFonts w:ascii="Cambria Math" w:eastAsia="楷体" w:hAnsi="Cambria Math" w:hint="eastAsia"/>
                        <w:i/>
                        <w:szCs w:val="21"/>
                      </w:rPr>
                    </w:ins>
                  </m:ctrlPr>
                </m:e>
              </m:mr>
              <m:mr>
                <m:e>
                  <m:m>
                    <m:mPr>
                      <m:mcs>
                        <m:mc>
                          <m:mcPr>
                            <m:count m:val="2"/>
                            <m:mcJc m:val="center"/>
                          </m:mcPr>
                        </m:mc>
                      </m:mcs>
                      <m:ctrlPr>
                        <w:ins w:id="237" w:author="T179966" w:date="2025-09-13T17:27:00Z" w16du:dateUtc="2025-09-13T09:27:00Z">
                          <w:rPr>
                            <w:rFonts w:ascii="Cambria Math" w:eastAsia="楷体" w:hAnsi="楷体"/>
                            <w:i/>
                            <w:szCs w:val="21"/>
                          </w:rPr>
                        </w:ins>
                      </m:ctrlPr>
                    </m:mPr>
                    <m:mr>
                      <m:e>
                        <m:r>
                          <w:ins w:id="238" w:author="T179966" w:date="2025-09-13T17:27:00Z" w16du:dateUtc="2025-09-13T09:27:00Z">
                            <w:rPr>
                              <w:rFonts w:ascii="Cambria Math" w:eastAsia="楷体" w:hAnsi="楷体"/>
                              <w:szCs w:val="21"/>
                            </w:rPr>
                            <m:t>0</m:t>
                          </w:ins>
                        </m:r>
                      </m:e>
                      <m:e>
                        <m:r>
                          <w:ins w:id="239" w:author="T179966" w:date="2025-09-13T17:27:00Z" w16du:dateUtc="2025-09-13T09:27:00Z">
                            <w:rPr>
                              <w:rFonts w:ascii="Cambria Math" w:eastAsia="楷体" w:hAnsi="楷体"/>
                              <w:szCs w:val="21"/>
                            </w:rPr>
                            <m:t>else</m:t>
                          </w:ins>
                        </m:r>
                      </m:e>
                    </m:mr>
                  </m:m>
                  <m:ctrlPr>
                    <w:ins w:id="240" w:author="T179966" w:date="2025-09-13T17:27:00Z" w16du:dateUtc="2025-09-13T09:27:00Z">
                      <w:rPr>
                        <w:rFonts w:ascii="Cambria Math" w:eastAsia="楷体" w:hAnsi="Cambria Math" w:hint="eastAsia"/>
                        <w:i/>
                        <w:szCs w:val="21"/>
                      </w:rPr>
                    </w:ins>
                  </m:ctrlPr>
                </m:e>
              </m:mr>
            </m:m>
            <m:ctrlPr>
              <w:ins w:id="241" w:author="T179966" w:date="2025-09-13T17:27:00Z" w16du:dateUtc="2025-09-13T09:27:00Z">
                <w:rPr>
                  <w:rFonts w:ascii="Cambria Math" w:eastAsia="楷体" w:hAnsi="Cambria Math" w:hint="eastAsia"/>
                  <w:i/>
                  <w:szCs w:val="21"/>
                </w:rPr>
              </w:ins>
            </m:ctrlPr>
          </m:e>
        </m:d>
      </m:oMath>
      <w:del w:id="242" w:author="T179966" w:date="2025-09-13T17:27:00Z" w16du:dateUtc="2025-09-13T09:27:00Z">
        <w:r w:rsidR="000519FC" w:rsidDel="000519FC">
          <w:rPr>
            <w:rFonts w:ascii="楷体" w:eastAsia="楷体" w:hAnsi="楷体"/>
            <w:position w:val="-30"/>
            <w:szCs w:val="21"/>
          </w:rPr>
          <w:object w:dxaOrig="1960" w:dyaOrig="720" w14:anchorId="2FE4CBD2">
            <v:shape id="_x0000_i1055" type="#_x0000_t75" alt="" style="width:98.3pt;height:36pt" o:ole="">
              <v:imagedata r:id="rId67" o:title=""/>
            </v:shape>
            <o:OLEObject Type="Embed" ProgID="Equation.3" ShapeID="_x0000_i1055" DrawAspect="Content" ObjectID="_1837502493" r:id="rId68"/>
          </w:object>
        </w:r>
      </w:del>
    </w:p>
    <w:p w14:paraId="6EAA9AC0" w14:textId="1F6A1935" w:rsidR="00DA4276" w:rsidRDefault="00000000">
      <w:pPr>
        <w:spacing w:line="300" w:lineRule="auto"/>
        <w:ind w:firstLine="420"/>
        <w:rPr>
          <w:rFonts w:ascii="楷体_GB2312" w:eastAsia="楷体_GB2312"/>
        </w:rPr>
      </w:pPr>
      <w:r>
        <w:rPr>
          <w:rFonts w:ascii="楷体_GB2312" w:eastAsia="楷体_GB2312" w:hint="eastAsia"/>
        </w:rPr>
        <w:t>相似边</w:t>
      </w:r>
      <m:oMath>
        <m:sSub>
          <m:sSubPr>
            <m:ctrlPr>
              <w:rPr>
                <w:rFonts w:ascii="Cambria Math" w:eastAsia="楷体" w:hAnsi="Cambria Math"/>
                <w:szCs w:val="21"/>
              </w:rPr>
            </m:ctrlPr>
          </m:sSubPr>
          <m:e>
            <m:r>
              <w:rPr>
                <w:rFonts w:ascii="Cambria Math" w:eastAsia="楷体" w:hAnsi="Cambria Math" w:hint="eastAsia"/>
                <w:szCs w:val="21"/>
              </w:rPr>
              <m:t>E</m:t>
            </m:r>
          </m:e>
          <m:sub>
            <m:r>
              <w:rPr>
                <w:rFonts w:ascii="Cambria Math" w:eastAsia="楷体" w:hAnsi="Cambria Math" w:hint="eastAsia"/>
                <w:szCs w:val="21"/>
              </w:rPr>
              <m:t>s</m:t>
            </m:r>
          </m:sub>
        </m:sSub>
      </m:oMath>
      <w:r>
        <w:rPr>
          <w:rFonts w:ascii="楷体_GB2312" w:eastAsia="楷体_GB2312" w:hint="eastAsia"/>
          <w:szCs w:val="21"/>
        </w:rPr>
        <w:t>用于衡量读者评论text的相似性。</w:t>
      </w:r>
      <w:r>
        <w:rPr>
          <w:rFonts w:ascii="楷体_GB2312" w:eastAsia="楷体_GB2312"/>
        </w:rPr>
        <w:t>当</w:t>
      </w:r>
      <w:r>
        <w:rPr>
          <w:rFonts w:ascii="楷体_GB2312" w:eastAsia="楷体_GB2312" w:hint="eastAsia"/>
        </w:rPr>
        <w:t>不同的读者</w:t>
      </w:r>
      <w:r>
        <w:rPr>
          <w:rFonts w:ascii="楷体_GB2312" w:eastAsia="楷体_GB2312"/>
        </w:rPr>
        <w:t>有</w:t>
      </w:r>
      <w:r>
        <w:rPr>
          <w:rFonts w:ascii="楷体_GB2312" w:eastAsia="楷体_GB2312" w:hint="eastAsia"/>
        </w:rPr>
        <w:t>类似</w:t>
      </w:r>
      <w:r>
        <w:rPr>
          <w:rFonts w:ascii="楷体_GB2312" w:eastAsia="楷体_GB2312"/>
        </w:rPr>
        <w:t>表达时，彼此的评论有更多</w:t>
      </w:r>
      <w:r>
        <w:rPr>
          <w:rFonts w:ascii="楷体_GB2312" w:eastAsia="楷体_GB2312" w:hint="eastAsia"/>
        </w:rPr>
        <w:t>值得</w:t>
      </w:r>
      <w:r>
        <w:rPr>
          <w:rFonts w:ascii="楷体_GB2312" w:eastAsia="楷体_GB2312"/>
        </w:rPr>
        <w:t>学习的地方</w:t>
      </w:r>
      <w:r>
        <w:rPr>
          <w:rFonts w:ascii="楷体_GB2312" w:eastAsia="楷体_GB2312" w:hint="eastAsia"/>
        </w:rPr>
        <w:t>。在此</w:t>
      </w:r>
      <w:r>
        <w:rPr>
          <w:rFonts w:ascii="楷体_GB2312" w:eastAsia="楷体_GB2312"/>
        </w:rPr>
        <w:t>使用了TF_IDF余弦相似度</w:t>
      </w:r>
      <w:r>
        <w:rPr>
          <w:rFonts w:ascii="楷体_GB2312" w:eastAsia="楷体_GB2312" w:hint="eastAsia"/>
        </w:rPr>
        <w:t>C</w:t>
      </w:r>
      <w:r>
        <w:rPr>
          <w:rFonts w:ascii="楷体_GB2312" w:eastAsia="楷体_GB2312"/>
        </w:rPr>
        <w:t>，通过量化词语的重要性并比较文本向量的相似性，实现对文本内容的有效分析。将文档转化为TF-IDF加权的向量后，向量间的余弦值越接近1，说明文档内容越相似；越接近0则表示相关性较低。通过统计特征过滤常见词（如</w:t>
      </w:r>
      <w:r>
        <w:rPr>
          <w:rFonts w:ascii="楷体_GB2312" w:eastAsia="楷体_GB2312"/>
        </w:rPr>
        <w:t>“</w:t>
      </w:r>
      <w:r>
        <w:rPr>
          <w:rFonts w:ascii="楷体_GB2312" w:eastAsia="楷体_GB2312"/>
        </w:rPr>
        <w:t>的</w:t>
      </w:r>
      <w:r>
        <w:rPr>
          <w:rFonts w:ascii="楷体_GB2312" w:eastAsia="楷体_GB2312"/>
        </w:rPr>
        <w:t>”“</w:t>
      </w:r>
      <w:r>
        <w:rPr>
          <w:rFonts w:ascii="楷体_GB2312" w:eastAsia="楷体_GB2312"/>
        </w:rPr>
        <w:t>是</w:t>
      </w:r>
      <w:r>
        <w:rPr>
          <w:rFonts w:ascii="楷体_GB2312" w:eastAsia="楷体_GB2312"/>
        </w:rPr>
        <w:t>”</w:t>
      </w:r>
      <w:r>
        <w:rPr>
          <w:rFonts w:ascii="楷体_GB2312" w:eastAsia="楷体_GB2312"/>
        </w:rPr>
        <w:t>），保留能代表文档主题的关键词，并利用向量空间模型实现高效的内容匹配。</w:t>
      </w:r>
      <w:r>
        <w:rPr>
          <w:rFonts w:ascii="楷体" w:eastAsia="楷体" w:hAnsi="楷体"/>
          <w:szCs w:val="21"/>
        </w:rPr>
        <w:t>如果</w:t>
      </w:r>
      <w:r>
        <w:rPr>
          <w:rFonts w:ascii="楷体" w:eastAsia="楷体" w:hAnsi="楷体" w:hint="eastAsia"/>
          <w:szCs w:val="21"/>
        </w:rPr>
        <w:t>C</w:t>
      </w:r>
      <w:r>
        <w:rPr>
          <w:rFonts w:ascii="楷体" w:eastAsia="楷体" w:hAnsi="楷体"/>
          <w:szCs w:val="21"/>
        </w:rPr>
        <w:t>&gt;0.5，</w:t>
      </w:r>
      <w:r>
        <w:rPr>
          <w:rFonts w:ascii="楷体" w:eastAsia="楷体" w:hAnsi="楷体" w:hint="eastAsia"/>
          <w:szCs w:val="21"/>
        </w:rPr>
        <w:t>会在这两条评论节点之间</w:t>
      </w:r>
      <w:r>
        <w:rPr>
          <w:rFonts w:ascii="楷体" w:eastAsia="楷体" w:hAnsi="楷体"/>
          <w:szCs w:val="21"/>
        </w:rPr>
        <w:t>构建一条</w:t>
      </w:r>
      <m:oMath>
        <m:sSub>
          <m:sSubPr>
            <m:ctrlPr>
              <w:rPr>
                <w:rFonts w:ascii="Cambria Math" w:eastAsia="楷体" w:hAnsi="Cambria Math"/>
                <w:szCs w:val="21"/>
              </w:rPr>
            </m:ctrlPr>
          </m:sSubPr>
          <m:e>
            <m:r>
              <w:rPr>
                <w:rFonts w:ascii="Cambria Math" w:eastAsia="楷体" w:hAnsi="Cambria Math" w:hint="eastAsia"/>
                <w:szCs w:val="21"/>
              </w:rPr>
              <m:t>E</m:t>
            </m:r>
          </m:e>
          <m:sub>
            <m:r>
              <w:rPr>
                <w:rFonts w:ascii="Cambria Math" w:eastAsia="楷体" w:hAnsi="Cambria Math" w:hint="eastAsia"/>
                <w:szCs w:val="21"/>
              </w:rPr>
              <m:t>s</m:t>
            </m:r>
          </m:sub>
        </m:sSub>
      </m:oMath>
      <w:r>
        <w:rPr>
          <w:rFonts w:ascii="楷体" w:eastAsia="楷体" w:hAnsi="楷体"/>
          <w:szCs w:val="21"/>
        </w:rPr>
        <w:t>。</w:t>
      </w:r>
      <w:r>
        <w:rPr>
          <w:rFonts w:ascii="楷体" w:eastAsia="楷体" w:hAnsi="楷体" w:hint="eastAsia"/>
          <w:szCs w:val="21"/>
        </w:rPr>
        <w:t>（r节点文本属性）</w:t>
      </w:r>
      <w:r>
        <w:rPr>
          <w:rFonts w:ascii="楷体" w:eastAsia="楷体" w:hAnsi="楷体"/>
          <w:szCs w:val="21"/>
        </w:rPr>
        <w:tab/>
      </w:r>
    </w:p>
    <w:p w14:paraId="21FFB542" w14:textId="6A4B276C" w:rsidR="00DA4276" w:rsidRDefault="000519FC" w:rsidP="000519FC">
      <w:pPr>
        <w:spacing w:line="300" w:lineRule="auto"/>
        <w:jc w:val="center"/>
        <w:rPr>
          <w:rFonts w:ascii="楷体" w:eastAsia="楷体" w:hAnsi="楷体" w:hint="eastAsia"/>
          <w:szCs w:val="21"/>
        </w:rPr>
      </w:pPr>
      <m:oMath>
        <m:r>
          <w:ins w:id="243" w:author="T179966" w:date="2025-09-13T17:27:00Z" w16du:dateUtc="2025-09-13T09:27:00Z">
            <w:rPr>
              <w:rFonts w:ascii="Cambria Math" w:eastAsia="楷体" w:hAnsi="楷体"/>
              <w:szCs w:val="21"/>
            </w:rPr>
            <m:t>Co</m:t>
          </w:ins>
        </m:r>
        <m:func>
          <m:funcPr>
            <m:ctrlPr>
              <w:ins w:id="244" w:author="T179966" w:date="2025-09-13T17:27:00Z" w16du:dateUtc="2025-09-13T09:27:00Z">
                <w:rPr>
                  <w:rFonts w:ascii="Cambria Math" w:eastAsia="楷体" w:hAnsi="楷体"/>
                  <w:i/>
                  <w:szCs w:val="21"/>
                </w:rPr>
              </w:ins>
            </m:ctrlPr>
          </m:funcPr>
          <m:fName>
            <m:r>
              <w:ins w:id="245" w:author="T179966" w:date="2025-09-13T17:27:00Z" w16du:dateUtc="2025-09-13T09:27:00Z">
                <w:rPr>
                  <w:rFonts w:ascii="Cambria Math" w:eastAsia="楷体" w:hAnsi="楷体"/>
                  <w:szCs w:val="21"/>
                </w:rPr>
                <m:t>sin</m:t>
              </w:ins>
            </m:r>
          </m:fName>
          <m:e>
            <m:r>
              <w:ins w:id="246" w:author="T179966" w:date="2025-09-13T17:27:00Z" w16du:dateUtc="2025-09-13T09:27:00Z">
                <w:rPr>
                  <w:rFonts w:ascii="Cambria Math" w:eastAsia="楷体" w:hAnsi="楷体"/>
                  <w:szCs w:val="21"/>
                </w:rPr>
                <m:t>e</m:t>
              </w:ins>
            </m:r>
          </m:e>
        </m:func>
        <m:r>
          <w:ins w:id="247" w:author="T179966" w:date="2025-09-13T17:27:00Z" w16du:dateUtc="2025-09-13T09:27:00Z">
            <w:rPr>
              <w:rFonts w:ascii="Cambria Math" w:eastAsia="楷体" w:hAnsi="楷体"/>
              <w:szCs w:val="21"/>
            </w:rPr>
            <m:t>Similarity=</m:t>
          </w:ins>
        </m:r>
        <m:f>
          <m:fPr>
            <m:ctrlPr>
              <w:ins w:id="248" w:author="T179966" w:date="2025-09-13T17:27:00Z" w16du:dateUtc="2025-09-13T09:27:00Z">
                <w:rPr>
                  <w:rFonts w:ascii="Cambria Math" w:eastAsia="楷体" w:hAnsi="楷体"/>
                  <w:szCs w:val="21"/>
                </w:rPr>
              </w:ins>
            </m:ctrlPr>
          </m:fPr>
          <m:num>
            <m:r>
              <w:ins w:id="249" w:author="T179966" w:date="2025-09-13T17:27:00Z" w16du:dateUtc="2025-09-13T09:27:00Z">
                <m:rPr>
                  <m:nor/>
                </m:rPr>
                <w:rPr>
                  <w:rFonts w:ascii="Cambria Math" w:eastAsia="楷体" w:hAnsi="楷体"/>
                  <w:szCs w:val="21"/>
                </w:rPr>
                <m:t>tex</m:t>
              </w:ins>
            </m:r>
            <m:sSub>
              <m:sSubPr>
                <m:ctrlPr>
                  <w:ins w:id="250" w:author="T179966" w:date="2025-09-13T17:27:00Z" w16du:dateUtc="2025-09-13T09:27:00Z">
                    <w:rPr>
                      <w:rFonts w:ascii="Cambria Math" w:eastAsia="楷体" w:hAnsi="楷体"/>
                      <w:szCs w:val="21"/>
                    </w:rPr>
                  </w:ins>
                </m:ctrlPr>
              </m:sSubPr>
              <m:e>
                <m:r>
                  <w:ins w:id="251" w:author="T179966" w:date="2025-09-13T17:27:00Z" w16du:dateUtc="2025-09-13T09:27:00Z">
                    <m:rPr>
                      <m:nor/>
                    </m:rPr>
                    <w:rPr>
                      <w:rFonts w:ascii="Cambria Math" w:eastAsia="楷体" w:hAnsi="楷体"/>
                      <w:szCs w:val="21"/>
                    </w:rPr>
                    <m:t>t</m:t>
                  </w:ins>
                </m:r>
              </m:e>
              <m:sub>
                <m:r>
                  <w:ins w:id="252" w:author="T179966" w:date="2025-09-13T17:27:00Z" w16du:dateUtc="2025-09-13T09:27:00Z">
                    <w:rPr>
                      <w:rFonts w:ascii="Cambria Math" w:eastAsia="楷体" w:hAnsi="楷体"/>
                      <w:szCs w:val="21"/>
                    </w:rPr>
                    <m:t>i</m:t>
                  </w:ins>
                </m:r>
                <m:ctrlPr>
                  <w:ins w:id="253" w:author="T179966" w:date="2025-09-13T17:27:00Z" w16du:dateUtc="2025-09-13T09:27:00Z">
                    <w:rPr>
                      <w:rFonts w:ascii="Cambria Math" w:eastAsia="楷体" w:hAnsi="楷体"/>
                      <w:i/>
                      <w:szCs w:val="21"/>
                    </w:rPr>
                  </w:ins>
                </m:ctrlPr>
              </m:sub>
            </m:sSub>
            <m:r>
              <w:ins w:id="254" w:author="T179966" w:date="2025-09-13T17:27:00Z" w16du:dateUtc="2025-09-13T09:27:00Z">
                <w:rPr>
                  <w:rFonts w:ascii="微软雅黑" w:eastAsia="微软雅黑" w:hAnsi="微软雅黑" w:cs="微软雅黑" w:hint="eastAsia"/>
                  <w:szCs w:val="21"/>
                </w:rPr>
                <m:t>•</m:t>
              </w:ins>
            </m:r>
            <m:r>
              <w:ins w:id="255" w:author="T179966" w:date="2025-09-13T17:27:00Z" w16du:dateUtc="2025-09-13T09:27:00Z">
                <m:rPr>
                  <m:nor/>
                </m:rPr>
                <w:rPr>
                  <w:rFonts w:ascii="Cambria Math" w:eastAsia="楷体" w:hAnsi="楷体"/>
                  <w:szCs w:val="21"/>
                </w:rPr>
                <m:t>tex</m:t>
              </w:ins>
            </m:r>
            <m:sSub>
              <m:sSubPr>
                <m:ctrlPr>
                  <w:ins w:id="256" w:author="T179966" w:date="2025-09-13T17:27:00Z" w16du:dateUtc="2025-09-13T09:27:00Z">
                    <w:rPr>
                      <w:rFonts w:ascii="Cambria Math" w:eastAsia="楷体" w:hAnsi="楷体"/>
                      <w:szCs w:val="21"/>
                    </w:rPr>
                  </w:ins>
                </m:ctrlPr>
              </m:sSubPr>
              <m:e>
                <m:r>
                  <w:ins w:id="257" w:author="T179966" w:date="2025-09-13T17:27:00Z" w16du:dateUtc="2025-09-13T09:27:00Z">
                    <m:rPr>
                      <m:nor/>
                    </m:rPr>
                    <w:rPr>
                      <w:rFonts w:ascii="Cambria Math" w:eastAsia="楷体" w:hAnsi="楷体"/>
                      <w:szCs w:val="21"/>
                    </w:rPr>
                    <m:t>t</m:t>
                  </w:ins>
                </m:r>
              </m:e>
              <m:sub>
                <m:r>
                  <w:ins w:id="258" w:author="T179966" w:date="2025-09-13T17:27:00Z" w16du:dateUtc="2025-09-13T09:27:00Z">
                    <w:rPr>
                      <w:rFonts w:ascii="Cambria Math" w:eastAsia="楷体" w:hAnsi="楷体"/>
                      <w:szCs w:val="21"/>
                    </w:rPr>
                    <m:t>j</m:t>
                  </w:ins>
                </m:r>
                <m:ctrlPr>
                  <w:ins w:id="259" w:author="T179966" w:date="2025-09-13T17:27:00Z" w16du:dateUtc="2025-09-13T09:27:00Z">
                    <w:rPr>
                      <w:rFonts w:ascii="Cambria Math" w:eastAsia="楷体" w:hAnsi="楷体"/>
                      <w:i/>
                      <w:szCs w:val="21"/>
                    </w:rPr>
                  </w:ins>
                </m:ctrlPr>
              </m:sub>
            </m:sSub>
            <m:ctrlPr>
              <w:ins w:id="260" w:author="T179966" w:date="2025-09-13T17:27:00Z" w16du:dateUtc="2025-09-13T09:27:00Z">
                <w:rPr>
                  <w:rFonts w:ascii="Cambria Math" w:eastAsia="楷体" w:hAnsi="楷体"/>
                  <w:i/>
                  <w:szCs w:val="21"/>
                </w:rPr>
              </w:ins>
            </m:ctrlPr>
          </m:num>
          <m:den>
            <m:d>
              <m:dPr>
                <m:begChr m:val="‖"/>
                <m:endChr m:val="‖"/>
                <m:ctrlPr>
                  <w:ins w:id="261" w:author="T179966" w:date="2025-09-13T17:27:00Z" w16du:dateUtc="2025-09-13T09:27:00Z">
                    <w:rPr>
                      <w:rFonts w:ascii="Cambria Math" w:eastAsia="楷体" w:hAnsi="楷体"/>
                      <w:szCs w:val="21"/>
                    </w:rPr>
                  </w:ins>
                </m:ctrlPr>
              </m:dPr>
              <m:e>
                <m:r>
                  <w:ins w:id="262" w:author="T179966" w:date="2025-09-13T17:27:00Z" w16du:dateUtc="2025-09-13T09:27:00Z">
                    <m:rPr>
                      <m:nor/>
                    </m:rPr>
                    <w:rPr>
                      <w:rFonts w:ascii="Cambria Math" w:eastAsia="楷体" w:hAnsi="楷体"/>
                      <w:szCs w:val="21"/>
                    </w:rPr>
                    <m:t>tex</m:t>
                  </w:ins>
                </m:r>
                <m:sSub>
                  <m:sSubPr>
                    <m:ctrlPr>
                      <w:ins w:id="263" w:author="T179966" w:date="2025-09-13T17:27:00Z" w16du:dateUtc="2025-09-13T09:27:00Z">
                        <w:rPr>
                          <w:rFonts w:ascii="Cambria Math" w:eastAsia="楷体" w:hAnsi="楷体"/>
                          <w:szCs w:val="21"/>
                        </w:rPr>
                      </w:ins>
                    </m:ctrlPr>
                  </m:sSubPr>
                  <m:e>
                    <m:r>
                      <w:ins w:id="264" w:author="T179966" w:date="2025-09-13T17:27:00Z" w16du:dateUtc="2025-09-13T09:27:00Z">
                        <m:rPr>
                          <m:nor/>
                        </m:rPr>
                        <w:rPr>
                          <w:rFonts w:ascii="Cambria Math" w:eastAsia="楷体" w:hAnsi="楷体"/>
                          <w:szCs w:val="21"/>
                        </w:rPr>
                        <m:t>t</m:t>
                      </w:ins>
                    </m:r>
                  </m:e>
                  <m:sub>
                    <m:r>
                      <w:ins w:id="265" w:author="T179966" w:date="2025-09-13T17:27:00Z" w16du:dateUtc="2025-09-13T09:27:00Z">
                        <w:rPr>
                          <w:rFonts w:ascii="Cambria Math" w:eastAsia="楷体" w:hAnsi="楷体"/>
                          <w:szCs w:val="21"/>
                        </w:rPr>
                        <m:t>i</m:t>
                      </w:ins>
                    </m:r>
                    <m:ctrlPr>
                      <w:ins w:id="266" w:author="T179966" w:date="2025-09-13T17:27:00Z" w16du:dateUtc="2025-09-13T09:27:00Z">
                        <w:rPr>
                          <w:rFonts w:ascii="Cambria Math" w:eastAsia="楷体" w:hAnsi="楷体"/>
                          <w:i/>
                          <w:szCs w:val="21"/>
                        </w:rPr>
                      </w:ins>
                    </m:ctrlPr>
                  </m:sub>
                </m:sSub>
                <m:ctrlPr>
                  <w:ins w:id="267" w:author="T179966" w:date="2025-09-13T17:27:00Z" w16du:dateUtc="2025-09-13T09:27:00Z">
                    <w:rPr>
                      <w:rFonts w:ascii="Cambria Math" w:eastAsia="楷体" w:hAnsi="Cambria Math" w:hint="eastAsia"/>
                      <w:i/>
                      <w:szCs w:val="21"/>
                    </w:rPr>
                  </w:ins>
                </m:ctrlPr>
              </m:e>
            </m:d>
            <m:d>
              <m:dPr>
                <m:begChr m:val="‖"/>
                <m:endChr m:val="‖"/>
                <m:ctrlPr>
                  <w:ins w:id="268" w:author="T179966" w:date="2025-09-13T17:27:00Z" w16du:dateUtc="2025-09-13T09:27:00Z">
                    <w:rPr>
                      <w:rFonts w:ascii="Cambria Math" w:eastAsia="楷体" w:hAnsi="楷体"/>
                      <w:szCs w:val="21"/>
                    </w:rPr>
                  </w:ins>
                </m:ctrlPr>
              </m:dPr>
              <m:e>
                <m:r>
                  <w:ins w:id="269" w:author="T179966" w:date="2025-09-13T17:27:00Z" w16du:dateUtc="2025-09-13T09:27:00Z">
                    <m:rPr>
                      <m:nor/>
                    </m:rPr>
                    <w:rPr>
                      <w:rFonts w:ascii="Cambria Math" w:eastAsia="楷体" w:hAnsi="楷体"/>
                      <w:szCs w:val="21"/>
                    </w:rPr>
                    <m:t>tex</m:t>
                  </w:ins>
                </m:r>
                <m:sSub>
                  <m:sSubPr>
                    <m:ctrlPr>
                      <w:ins w:id="270" w:author="T179966" w:date="2025-09-13T17:27:00Z" w16du:dateUtc="2025-09-13T09:27:00Z">
                        <w:rPr>
                          <w:rFonts w:ascii="Cambria Math" w:eastAsia="楷体" w:hAnsi="楷体"/>
                          <w:szCs w:val="21"/>
                        </w:rPr>
                      </w:ins>
                    </m:ctrlPr>
                  </m:sSubPr>
                  <m:e>
                    <m:r>
                      <w:ins w:id="271" w:author="T179966" w:date="2025-09-13T17:27:00Z" w16du:dateUtc="2025-09-13T09:27:00Z">
                        <m:rPr>
                          <m:nor/>
                        </m:rPr>
                        <w:rPr>
                          <w:rFonts w:ascii="Cambria Math" w:eastAsia="楷体" w:hAnsi="楷体"/>
                          <w:szCs w:val="21"/>
                        </w:rPr>
                        <m:t>t</m:t>
                      </w:ins>
                    </m:r>
                  </m:e>
                  <m:sub>
                    <m:r>
                      <w:ins w:id="272" w:author="T179966" w:date="2025-09-13T17:27:00Z" w16du:dateUtc="2025-09-13T09:27:00Z">
                        <w:rPr>
                          <w:rFonts w:ascii="Cambria Math" w:eastAsia="楷体" w:hAnsi="楷体"/>
                          <w:szCs w:val="21"/>
                        </w:rPr>
                        <m:t>j</m:t>
                      </w:ins>
                    </m:r>
                    <m:ctrlPr>
                      <w:ins w:id="273" w:author="T179966" w:date="2025-09-13T17:27:00Z" w16du:dateUtc="2025-09-13T09:27:00Z">
                        <w:rPr>
                          <w:rFonts w:ascii="Cambria Math" w:eastAsia="楷体" w:hAnsi="楷体"/>
                          <w:i/>
                          <w:szCs w:val="21"/>
                        </w:rPr>
                      </w:ins>
                    </m:ctrlPr>
                  </m:sub>
                </m:sSub>
                <m:ctrlPr>
                  <w:ins w:id="274" w:author="T179966" w:date="2025-09-13T17:27:00Z" w16du:dateUtc="2025-09-13T09:27:00Z">
                    <w:rPr>
                      <w:rFonts w:ascii="Cambria Math" w:eastAsia="楷体" w:hAnsi="Cambria Math" w:hint="eastAsia"/>
                      <w:i/>
                      <w:szCs w:val="21"/>
                    </w:rPr>
                  </w:ins>
                </m:ctrlPr>
              </m:e>
            </m:d>
            <m:ctrlPr>
              <w:ins w:id="275" w:author="T179966" w:date="2025-09-13T17:27:00Z" w16du:dateUtc="2025-09-13T09:27:00Z">
                <w:rPr>
                  <w:rFonts w:ascii="Cambria Math" w:eastAsia="楷体" w:hAnsi="Cambria Math" w:hint="eastAsia"/>
                  <w:i/>
                  <w:szCs w:val="21"/>
                </w:rPr>
              </w:ins>
            </m:ctrlPr>
          </m:den>
        </m:f>
      </m:oMath>
      <w:del w:id="276" w:author="T179966" w:date="2025-09-13T17:27:00Z" w16du:dateUtc="2025-09-13T09:27:00Z">
        <w:r w:rsidDel="000519FC">
          <w:rPr>
            <w:rFonts w:ascii="楷体" w:eastAsia="楷体" w:hAnsi="楷体"/>
            <w:position w:val="-36"/>
            <w:szCs w:val="21"/>
          </w:rPr>
          <w:object w:dxaOrig="3200" w:dyaOrig="780" w14:anchorId="7825D36D">
            <v:shape id="_x0000_i1056" type="#_x0000_t75" alt="" style="width:159.7pt;height:39pt" o:ole="">
              <v:imagedata r:id="rId69" o:title=""/>
            </v:shape>
            <o:OLEObject Type="Embed" ProgID="Equation.3" ShapeID="_x0000_i1056" DrawAspect="Content" ObjectID="_1837502494" r:id="rId70"/>
          </w:object>
        </w:r>
      </w:del>
      <w:r>
        <w:rPr>
          <w:rFonts w:ascii="楷体" w:eastAsia="楷体" w:hAnsi="楷体"/>
          <w:position w:val="-36"/>
          <w:szCs w:val="21"/>
        </w:rPr>
        <w:t xml:space="preserve">                           </w:t>
      </w:r>
    </w:p>
    <w:p w14:paraId="69D9620A" w14:textId="2C0E05C8" w:rsidR="00DA4276" w:rsidRDefault="00000000" w:rsidP="000519FC">
      <w:pPr>
        <w:spacing w:line="300" w:lineRule="auto"/>
        <w:jc w:val="center"/>
        <w:rPr>
          <w:rFonts w:ascii="楷体" w:eastAsia="楷体" w:hAnsi="楷体" w:hint="eastAsia"/>
          <w:szCs w:val="21"/>
        </w:rPr>
      </w:pPr>
      <m:oMath>
        <m:sSubSup>
          <m:sSubSupPr>
            <m:ctrlPr>
              <w:ins w:id="277" w:author="T179966" w:date="2025-09-13T17:27:00Z" w16du:dateUtc="2025-09-13T09:27:00Z">
                <w:rPr>
                  <w:rFonts w:ascii="Cambria Math" w:eastAsia="楷体" w:hAnsi="楷体"/>
                  <w:i/>
                  <w:szCs w:val="21"/>
                </w:rPr>
              </w:ins>
            </m:ctrlPr>
          </m:sSubSupPr>
          <m:e>
            <m:r>
              <w:ins w:id="278" w:author="T179966" w:date="2025-09-13T17:27:00Z" w16du:dateUtc="2025-09-13T09:27:00Z">
                <w:rPr>
                  <w:rFonts w:ascii="Cambria Math" w:eastAsia="楷体" w:hAnsi="楷体"/>
                  <w:szCs w:val="21"/>
                </w:rPr>
                <m:t>E</m:t>
              </w:ins>
            </m:r>
          </m:e>
          <m:sub>
            <m:r>
              <w:ins w:id="279" w:author="T179966" w:date="2025-09-13T17:27:00Z" w16du:dateUtc="2025-09-13T09:27:00Z">
                <w:rPr>
                  <w:rFonts w:ascii="Cambria Math" w:eastAsia="楷体" w:hAnsi="楷体"/>
                  <w:szCs w:val="21"/>
                </w:rPr>
                <m:t>S</m:t>
              </w:ins>
            </m:r>
          </m:sub>
          <m:sup>
            <m:r>
              <w:ins w:id="280" w:author="T179966" w:date="2025-09-13T17:27:00Z" w16du:dateUtc="2025-09-13T09:27:00Z">
                <w:rPr>
                  <w:rFonts w:ascii="Cambria Math" w:eastAsia="楷体" w:hAnsi="楷体"/>
                  <w:szCs w:val="21"/>
                </w:rPr>
                <m:t>ij</m:t>
              </w:ins>
            </m:r>
          </m:sup>
        </m:sSubSup>
        <m:r>
          <w:ins w:id="281" w:author="T179966" w:date="2025-09-13T17:27:00Z" w16du:dateUtc="2025-09-13T09:27:00Z">
            <w:rPr>
              <w:rFonts w:ascii="Cambria Math" w:eastAsia="楷体" w:hAnsi="楷体"/>
              <w:szCs w:val="21"/>
            </w:rPr>
            <m:t>=</m:t>
          </w:ins>
        </m:r>
        <m:d>
          <m:dPr>
            <m:begChr m:val="{"/>
            <m:endChr m:val=""/>
            <m:ctrlPr>
              <w:ins w:id="282" w:author="T179966" w:date="2025-09-13T17:27:00Z" w16du:dateUtc="2025-09-13T09:27:00Z">
                <w:rPr>
                  <w:rFonts w:ascii="Cambria Math" w:eastAsia="楷体" w:hAnsi="楷体"/>
                  <w:i/>
                  <w:szCs w:val="21"/>
                </w:rPr>
              </w:ins>
            </m:ctrlPr>
          </m:dPr>
          <m:e>
            <m:m>
              <m:mPr>
                <m:mcs>
                  <m:mc>
                    <m:mcPr>
                      <m:count m:val="1"/>
                      <m:mcJc m:val="center"/>
                    </m:mcPr>
                  </m:mc>
                </m:mcs>
                <m:ctrlPr>
                  <w:ins w:id="283" w:author="T179966" w:date="2025-09-13T17:27:00Z" w16du:dateUtc="2025-09-13T09:27:00Z">
                    <w:rPr>
                      <w:rFonts w:ascii="Cambria Math" w:eastAsia="楷体" w:hAnsi="楷体"/>
                      <w:i/>
                      <w:szCs w:val="21"/>
                    </w:rPr>
                  </w:ins>
                </m:ctrlPr>
              </m:mPr>
              <m:mr>
                <m:e>
                  <m:m>
                    <m:mPr>
                      <m:mcs>
                        <m:mc>
                          <m:mcPr>
                            <m:count m:val="2"/>
                            <m:mcJc m:val="center"/>
                          </m:mcPr>
                        </m:mc>
                      </m:mcs>
                      <m:ctrlPr>
                        <w:ins w:id="284" w:author="T179966" w:date="2025-09-13T17:27:00Z" w16du:dateUtc="2025-09-13T09:27:00Z">
                          <w:rPr>
                            <w:rFonts w:ascii="Cambria Math" w:eastAsia="楷体" w:hAnsi="楷体"/>
                            <w:i/>
                            <w:szCs w:val="21"/>
                          </w:rPr>
                        </w:ins>
                      </m:ctrlPr>
                    </m:mPr>
                    <m:mr>
                      <m:e>
                        <m:r>
                          <w:ins w:id="285" w:author="T179966" w:date="2025-09-13T17:27:00Z" w16du:dateUtc="2025-09-13T09:27:00Z">
                            <w:rPr>
                              <w:rFonts w:ascii="Cambria Math" w:eastAsia="楷体" w:hAnsi="楷体"/>
                              <w:szCs w:val="21"/>
                            </w:rPr>
                            <m:t>1</m:t>
                          </w:ins>
                        </m:r>
                      </m:e>
                      <m:e>
                        <m:r>
                          <w:ins w:id="286" w:author="T179966" w:date="2025-09-13T17:27:00Z" w16du:dateUtc="2025-09-13T09:27:00Z">
                            <m:rPr>
                              <m:nor/>
                            </m:rPr>
                            <w:rPr>
                              <w:rFonts w:ascii="Cambria Math" w:eastAsia="楷体" w:hAnsi="楷体"/>
                              <w:szCs w:val="21"/>
                            </w:rPr>
                            <m:t>if Cosine Similarity</m:t>
                          </w:ins>
                        </m:r>
                        <m:r>
                          <w:ins w:id="287" w:author="T179966" w:date="2025-09-13T17:27:00Z" w16du:dateUtc="2025-09-13T09:27:00Z">
                            <m:rPr>
                              <m:sty m:val="p"/>
                            </m:rPr>
                            <w:rPr>
                              <w:rFonts w:ascii="Cambria Math" w:eastAsia="楷体" w:hAnsi="楷体"/>
                              <w:szCs w:val="21"/>
                            </w:rPr>
                            <m:t>(</m:t>
                          </w:ins>
                        </m:r>
                        <m:sSub>
                          <m:sSubPr>
                            <m:ctrlPr>
                              <w:ins w:id="288" w:author="T179966" w:date="2025-09-13T17:27:00Z" w16du:dateUtc="2025-09-13T09:27:00Z">
                                <w:rPr>
                                  <w:rFonts w:ascii="Cambria Math" w:eastAsia="楷体" w:hAnsi="楷体"/>
                                  <w:i/>
                                  <w:szCs w:val="21"/>
                                </w:rPr>
                              </w:ins>
                            </m:ctrlPr>
                          </m:sSubPr>
                          <m:e>
                            <m:r>
                              <w:ins w:id="289" w:author="T179966" w:date="2025-09-13T17:27:00Z" w16du:dateUtc="2025-09-13T09:27:00Z">
                                <w:rPr>
                                  <w:rFonts w:ascii="Cambria Math" w:eastAsia="楷体" w:hAnsi="楷体"/>
                                  <w:szCs w:val="21"/>
                                </w:rPr>
                                <m:t>r</m:t>
                              </w:ins>
                            </m:r>
                          </m:e>
                          <m:sub>
                            <m:r>
                              <w:ins w:id="290" w:author="T179966" w:date="2025-09-13T17:27:00Z" w16du:dateUtc="2025-09-13T09:27:00Z">
                                <w:rPr>
                                  <w:rFonts w:ascii="Cambria Math" w:eastAsia="楷体" w:hAnsi="楷体"/>
                                  <w:szCs w:val="21"/>
                                </w:rPr>
                                <m:t>i</m:t>
                              </w:ins>
                            </m:r>
                          </m:sub>
                        </m:sSub>
                        <m:r>
                          <w:ins w:id="291" w:author="T179966" w:date="2025-09-13T17:27:00Z" w16du:dateUtc="2025-09-13T09:27:00Z">
                            <m:rPr>
                              <m:nor/>
                            </m:rPr>
                            <w:rPr>
                              <w:rFonts w:ascii="Cambria Math" w:eastAsia="楷体" w:hAnsi="楷体"/>
                              <w:szCs w:val="21"/>
                            </w:rPr>
                            <m:t>,</m:t>
                          </w:ins>
                        </m:r>
                        <m:sSub>
                          <m:sSubPr>
                            <m:ctrlPr>
                              <w:ins w:id="292" w:author="T179966" w:date="2025-09-13T17:27:00Z" w16du:dateUtc="2025-09-13T09:27:00Z">
                                <w:rPr>
                                  <w:rFonts w:ascii="Cambria Math" w:eastAsia="楷体" w:hAnsi="楷体"/>
                                  <w:szCs w:val="21"/>
                                </w:rPr>
                              </w:ins>
                            </m:ctrlPr>
                          </m:sSubPr>
                          <m:e>
                            <m:r>
                              <w:ins w:id="293" w:author="T179966" w:date="2025-09-13T17:27:00Z" w16du:dateUtc="2025-09-13T09:27:00Z">
                                <m:rPr>
                                  <m:nor/>
                                </m:rPr>
                                <w:rPr>
                                  <w:rFonts w:ascii="Cambria Math" w:eastAsia="楷体" w:hAnsi="楷体"/>
                                  <w:szCs w:val="21"/>
                                </w:rPr>
                                <m:t>r</m:t>
                              </w:ins>
                            </m:r>
                          </m:e>
                          <m:sub>
                            <m:r>
                              <w:ins w:id="294" w:author="T179966" w:date="2025-09-13T17:27:00Z" w16du:dateUtc="2025-09-13T09:27:00Z">
                                <w:rPr>
                                  <w:rFonts w:ascii="Cambria Math" w:eastAsia="楷体" w:hAnsi="楷体"/>
                                  <w:szCs w:val="21"/>
                                </w:rPr>
                                <m:t>j</m:t>
                              </w:ins>
                            </m:r>
                            <m:ctrlPr>
                              <w:ins w:id="295" w:author="T179966" w:date="2025-09-13T17:27:00Z" w16du:dateUtc="2025-09-13T09:27:00Z">
                                <w:rPr>
                                  <w:rFonts w:ascii="Cambria Math" w:eastAsia="楷体" w:hAnsi="楷体"/>
                                  <w:i/>
                                  <w:szCs w:val="21"/>
                                </w:rPr>
                              </w:ins>
                            </m:ctrlPr>
                          </m:sub>
                        </m:sSub>
                        <m:r>
                          <w:ins w:id="296" w:author="T179966" w:date="2025-09-13T17:27:00Z" w16du:dateUtc="2025-09-13T09:27:00Z">
                            <w:rPr>
                              <w:rFonts w:ascii="Cambria Math" w:eastAsia="楷体" w:hAnsi="楷体"/>
                              <w:szCs w:val="21"/>
                            </w:rPr>
                            <m:t>)&gt;0.5</m:t>
                          </w:ins>
                        </m:r>
                      </m:e>
                    </m:mr>
                  </m:m>
                </m:e>
              </m:mr>
              <m:mr>
                <m:e>
                  <m:m>
                    <m:mPr>
                      <m:mcs>
                        <m:mc>
                          <m:mcPr>
                            <m:count m:val="2"/>
                            <m:mcJc m:val="center"/>
                          </m:mcPr>
                        </m:mc>
                      </m:mcs>
                      <m:ctrlPr>
                        <w:ins w:id="297" w:author="T179966" w:date="2025-09-13T17:27:00Z" w16du:dateUtc="2025-09-13T09:27:00Z">
                          <w:rPr>
                            <w:rFonts w:ascii="Cambria Math" w:eastAsia="楷体" w:hAnsi="楷体"/>
                            <w:i/>
                            <w:szCs w:val="21"/>
                          </w:rPr>
                        </w:ins>
                      </m:ctrlPr>
                    </m:mPr>
                    <m:mr>
                      <m:e>
                        <m:r>
                          <w:ins w:id="298" w:author="T179966" w:date="2025-09-13T17:27:00Z" w16du:dateUtc="2025-09-13T09:27:00Z">
                            <w:rPr>
                              <w:rFonts w:ascii="Cambria Math" w:eastAsia="楷体" w:hAnsi="楷体"/>
                              <w:szCs w:val="21"/>
                            </w:rPr>
                            <m:t>0</m:t>
                          </w:ins>
                        </m:r>
                      </m:e>
                      <m:e>
                        <m:r>
                          <w:ins w:id="299" w:author="T179966" w:date="2025-09-13T17:27:00Z" w16du:dateUtc="2025-09-13T09:27:00Z">
                            <w:rPr>
                              <w:rFonts w:ascii="Cambria Math" w:eastAsia="楷体" w:hAnsi="楷体"/>
                              <w:szCs w:val="21"/>
                            </w:rPr>
                            <m:t>else</m:t>
                          </w:ins>
                        </m:r>
                      </m:e>
                    </m:mr>
                  </m:m>
                  <m:ctrlPr>
                    <w:ins w:id="300" w:author="T179966" w:date="2025-09-13T17:27:00Z" w16du:dateUtc="2025-09-13T09:27:00Z">
                      <w:rPr>
                        <w:rFonts w:ascii="Cambria Math" w:eastAsia="楷体" w:hAnsi="Cambria Math" w:hint="eastAsia"/>
                        <w:i/>
                        <w:szCs w:val="21"/>
                      </w:rPr>
                    </w:ins>
                  </m:ctrlPr>
                </m:e>
              </m:mr>
            </m:m>
            <m:ctrlPr>
              <w:ins w:id="301" w:author="T179966" w:date="2025-09-13T17:27:00Z" w16du:dateUtc="2025-09-13T09:27:00Z">
                <w:rPr>
                  <w:rFonts w:ascii="Cambria Math" w:eastAsia="楷体" w:hAnsi="Cambria Math" w:hint="eastAsia"/>
                  <w:i/>
                  <w:szCs w:val="21"/>
                </w:rPr>
              </w:ins>
            </m:ctrlPr>
          </m:e>
        </m:d>
      </m:oMath>
      <w:del w:id="302" w:author="T179966" w:date="2025-09-13T17:27:00Z" w16du:dateUtc="2025-09-13T09:27:00Z">
        <w:r w:rsidR="000519FC" w:rsidDel="000519FC">
          <w:rPr>
            <w:rFonts w:ascii="楷体" w:eastAsia="楷体" w:hAnsi="楷体"/>
            <w:position w:val="-30"/>
            <w:szCs w:val="21"/>
          </w:rPr>
          <w:object w:dxaOrig="3940" w:dyaOrig="721" w14:anchorId="2424A965">
            <v:shape id="_x0000_i1057" type="#_x0000_t75" style="width:197.2pt;height:36pt" o:ole="">
              <v:imagedata r:id="rId71" o:title=""/>
            </v:shape>
            <o:OLEObject Type="Embed" ProgID="Equation.3" ShapeID="_x0000_i1057" DrawAspect="Content" ObjectID="_1837502495" r:id="rId72"/>
          </w:object>
        </w:r>
      </w:del>
      <w:r w:rsidR="000519FC">
        <w:rPr>
          <w:rFonts w:ascii="楷体" w:eastAsia="楷体" w:hAnsi="楷体"/>
          <w:position w:val="-30"/>
          <w:szCs w:val="21"/>
        </w:rPr>
        <w:t xml:space="preserve">                  </w:t>
      </w:r>
    </w:p>
    <w:p w14:paraId="4FAE1A8D" w14:textId="5082479D" w:rsidR="00DA4276" w:rsidRDefault="00000000" w:rsidP="000519FC">
      <w:pPr>
        <w:pStyle w:val="ab"/>
        <w:widowControl/>
        <w:shd w:val="clear" w:color="auto" w:fill="FFFFFF"/>
        <w:spacing w:before="210" w:beforeAutospacing="0" w:after="210" w:afterAutospacing="0"/>
        <w:ind w:firstLine="420"/>
        <w:rPr>
          <w:rFonts w:ascii="楷体_GB2312" w:eastAsia="楷体_GB2312"/>
          <w:kern w:val="2"/>
          <w:sz w:val="21"/>
        </w:rPr>
      </w:pPr>
      <w:r>
        <w:rPr>
          <w:rFonts w:ascii="楷体_GB2312" w:eastAsia="楷体_GB2312" w:hint="eastAsia"/>
          <w:kern w:val="2"/>
          <w:sz w:val="21"/>
        </w:rPr>
        <w:t>点赞边</w:t>
      </w:r>
      <m:oMath>
        <m:sSub>
          <m:sSubPr>
            <m:ctrlPr>
              <w:rPr>
                <w:rFonts w:ascii="Cambria Math" w:eastAsia="楷体_GB2312" w:hAnsi="Cambria Math"/>
                <w:kern w:val="2"/>
                <w:sz w:val="21"/>
              </w:rPr>
            </m:ctrlPr>
          </m:sSubPr>
          <m:e>
            <m:r>
              <w:rPr>
                <w:rFonts w:ascii="Cambria Math" w:eastAsia="楷体_GB2312" w:hAnsi="Cambria Math"/>
                <w:kern w:val="2"/>
                <w:sz w:val="21"/>
              </w:rPr>
              <m:t>E</m:t>
            </m:r>
          </m:e>
          <m:sub>
            <m:r>
              <w:rPr>
                <w:rFonts w:ascii="Cambria Math" w:eastAsia="楷体_GB2312" w:hAnsi="Cambria Math"/>
                <w:kern w:val="2"/>
                <w:sz w:val="21"/>
              </w:rPr>
              <m:t>A</m:t>
            </m:r>
          </m:sub>
        </m:sSub>
      </m:oMath>
      <w:r>
        <w:rPr>
          <w:rFonts w:ascii="楷体_GB2312" w:eastAsia="楷体_GB2312"/>
          <w:kern w:val="2"/>
          <w:sz w:val="21"/>
        </w:rPr>
        <w:t>进一步模拟用户在网络中的互动行为，引入点赞边。在用户浏览过程中，若某一节点</w:t>
      </w:r>
      <m:oMath>
        <m:sSub>
          <m:sSubPr>
            <m:ctrlPr>
              <w:ins w:id="303" w:author="T179966" w:date="2025-09-13T17:27:00Z" w16du:dateUtc="2025-09-13T09:27:00Z">
                <w:rPr>
                  <w:rFonts w:ascii="Cambria Math" w:eastAsia="楷体" w:hAnsi="楷体"/>
                  <w:i/>
                </w:rPr>
              </w:ins>
            </m:ctrlPr>
          </m:sSubPr>
          <m:e>
            <m:r>
              <w:ins w:id="304" w:author="T179966" w:date="2025-09-13T17:27:00Z" w16du:dateUtc="2025-09-13T09:27:00Z">
                <w:rPr>
                  <w:rFonts w:ascii="Cambria Math" w:eastAsia="楷体" w:hAnsi="楷体"/>
                </w:rPr>
                <m:t>r</m:t>
              </w:ins>
            </m:r>
          </m:e>
          <m:sub>
            <m:r>
              <w:ins w:id="305" w:author="T179966" w:date="2025-09-13T17:27:00Z" w16du:dateUtc="2025-09-13T09:27:00Z">
                <w:rPr>
                  <w:rFonts w:ascii="Cambria Math" w:eastAsia="楷体" w:hAnsi="楷体"/>
                </w:rPr>
                <m:t>i</m:t>
              </w:ins>
            </m:r>
          </m:sub>
        </m:sSub>
      </m:oMath>
      <w:del w:id="306" w:author="T179966" w:date="2025-09-13T17:27:00Z" w16du:dateUtc="2025-09-13T09:27:00Z">
        <w:r w:rsidDel="000519FC">
          <w:rPr>
            <w:rFonts w:ascii="楷体" w:eastAsia="楷体" w:hAnsi="楷体" w:hint="eastAsia"/>
            <w:position w:val="-12"/>
          </w:rPr>
          <w:object w:dxaOrig="180" w:dyaOrig="360" w14:anchorId="127FA1A2">
            <v:shape id="_x0000_i1058" type="#_x0000_t75" style="width:9pt;height:18pt" o:ole="">
              <v:imagedata r:id="rId32" o:title=""/>
            </v:shape>
            <o:OLEObject Type="Embed" ProgID="Equation.3" ShapeID="_x0000_i1058" DrawAspect="Content" ObjectID="_1837502496" r:id="rId73"/>
          </w:object>
        </w:r>
      </w:del>
      <w:r>
        <w:rPr>
          <w:rFonts w:ascii="楷体_GB2312" w:eastAsia="楷体_GB2312"/>
          <w:kern w:val="2"/>
          <w:sz w:val="21"/>
        </w:rPr>
        <w:t>表达对另一节点</w:t>
      </w:r>
      <m:oMath>
        <m:sSub>
          <m:sSubPr>
            <m:ctrlPr>
              <w:ins w:id="307" w:author="T179966" w:date="2025-09-13T17:27:00Z" w16du:dateUtc="2025-09-13T09:27:00Z">
                <w:rPr>
                  <w:rFonts w:ascii="Cambria Math" w:eastAsia="楷体" w:hAnsi="楷体"/>
                  <w:i/>
                </w:rPr>
              </w:ins>
            </m:ctrlPr>
          </m:sSubPr>
          <m:e>
            <m:r>
              <w:ins w:id="308" w:author="T179966" w:date="2025-09-13T17:27:00Z" w16du:dateUtc="2025-09-13T09:27:00Z">
                <w:rPr>
                  <w:rFonts w:ascii="Cambria Math" w:eastAsia="楷体" w:hAnsi="楷体"/>
                </w:rPr>
                <m:t>r</m:t>
              </w:ins>
            </m:r>
          </m:e>
          <m:sub>
            <m:r>
              <w:ins w:id="309" w:author="T179966" w:date="2025-09-13T17:27:00Z" w16du:dateUtc="2025-09-13T09:27:00Z">
                <w:rPr>
                  <w:rFonts w:ascii="Cambria Math" w:eastAsia="楷体" w:hAnsi="楷体"/>
                </w:rPr>
                <m:t>j</m:t>
              </w:ins>
            </m:r>
          </m:sub>
        </m:sSub>
      </m:oMath>
      <w:del w:id="310" w:author="T179966" w:date="2025-09-13T17:27:00Z" w16du:dateUtc="2025-09-13T09:27:00Z">
        <w:r w:rsidDel="000519FC">
          <w:rPr>
            <w:rFonts w:ascii="楷体" w:eastAsia="楷体" w:hAnsi="楷体" w:hint="eastAsia"/>
            <w:position w:val="-14"/>
          </w:rPr>
          <w:object w:dxaOrig="200" w:dyaOrig="380" w14:anchorId="3B3773FC">
            <v:shape id="_x0000_i1059" type="#_x0000_t75" style="width:9.75pt;height:18.75pt" o:ole="">
              <v:imagedata r:id="rId74" o:title=""/>
            </v:shape>
            <o:OLEObject Type="Embed" ProgID="Equation.3" ShapeID="_x0000_i1059" DrawAspect="Content" ObjectID="_1837502497" r:id="rId75"/>
          </w:object>
        </w:r>
      </w:del>
      <w:r>
        <w:rPr>
          <w:rFonts w:ascii="楷体_GB2312" w:eastAsia="楷体_GB2312"/>
          <w:kern w:val="2"/>
          <w:sz w:val="21"/>
        </w:rPr>
        <w:t>的</w:t>
      </w:r>
      <w:r>
        <w:rPr>
          <w:rFonts w:ascii="楷体_GB2312" w:eastAsia="楷体_GB2312" w:hint="eastAsia"/>
          <w:kern w:val="2"/>
          <w:sz w:val="21"/>
        </w:rPr>
        <w:t>text</w:t>
      </w:r>
      <w:r>
        <w:rPr>
          <w:rFonts w:ascii="楷体_GB2312" w:eastAsia="楷体_GB2312"/>
          <w:kern w:val="2"/>
          <w:sz w:val="21"/>
        </w:rPr>
        <w:t>支持或认同，两者之间建立一条点赞边</w:t>
      </w:r>
      <m:oMath>
        <m:r>
          <w:ins w:id="311" w:author="T179966" w:date="2025-09-13T17:27:00Z" w16du:dateUtc="2025-09-13T09:27:00Z">
            <w:rPr>
              <w:rFonts w:ascii="Cambria Math" w:eastAsia="Helvetica" w:hAnsi="Helvetica" w:cs="Helvetica"/>
              <w:color w:val="2C2C36"/>
              <w:spacing w:val="1"/>
              <w:sz w:val="19"/>
              <w:szCs w:val="19"/>
              <w:shd w:val="clear" w:color="auto" w:fill="FFFFFF"/>
            </w:rPr>
            <m:t>&lt;</m:t>
          </w:ins>
        </m:r>
        <m:sSub>
          <m:sSubPr>
            <m:ctrlPr>
              <w:ins w:id="312" w:author="T179966" w:date="2025-09-13T17:27:00Z" w16du:dateUtc="2025-09-13T09:27:00Z">
                <w:rPr>
                  <w:rFonts w:ascii="Cambria Math" w:eastAsia="Helvetica" w:hAnsi="Helvetica" w:cs="Helvetica"/>
                  <w:i/>
                  <w:color w:val="2C2C36"/>
                  <w:spacing w:val="1"/>
                  <w:sz w:val="19"/>
                  <w:szCs w:val="19"/>
                  <w:shd w:val="clear" w:color="auto" w:fill="FFFFFF"/>
                </w:rPr>
              </w:ins>
            </m:ctrlPr>
          </m:sSubPr>
          <m:e>
            <m:r>
              <w:ins w:id="313" w:author="T179966" w:date="2025-09-13T17:27:00Z" w16du:dateUtc="2025-09-13T09:27:00Z">
                <w:rPr>
                  <w:rFonts w:ascii="Cambria Math" w:eastAsia="Helvetica" w:hAnsi="Helvetica" w:cs="Helvetica"/>
                  <w:color w:val="2C2C36"/>
                  <w:spacing w:val="1"/>
                  <w:sz w:val="19"/>
                  <w:szCs w:val="19"/>
                  <w:shd w:val="clear" w:color="auto" w:fill="FFFFFF"/>
                </w:rPr>
                <m:t>r</m:t>
              </w:ins>
            </m:r>
          </m:e>
          <m:sub>
            <m:r>
              <w:ins w:id="314" w:author="T179966" w:date="2025-09-13T17:27:00Z" w16du:dateUtc="2025-09-13T09:27:00Z">
                <w:rPr>
                  <w:rFonts w:ascii="Cambria Math" w:eastAsia="Helvetica" w:hAnsi="Helvetica" w:cs="Helvetica"/>
                  <w:color w:val="2C2C36"/>
                  <w:spacing w:val="1"/>
                  <w:sz w:val="19"/>
                  <w:szCs w:val="19"/>
                  <w:shd w:val="clear" w:color="auto" w:fill="FFFFFF"/>
                </w:rPr>
                <m:t>i</m:t>
              </w:ins>
            </m:r>
          </m:sub>
        </m:sSub>
        <m:r>
          <w:ins w:id="315" w:author="T179966" w:date="2025-09-13T17:27:00Z" w16du:dateUtc="2025-09-13T09:27:00Z">
            <w:rPr>
              <w:rFonts w:ascii="Cambria Math" w:eastAsia="Helvetica" w:hAnsi="Helvetica" w:cs="Helvetica"/>
              <w:color w:val="2C2C36"/>
              <w:spacing w:val="1"/>
              <w:sz w:val="19"/>
              <w:szCs w:val="19"/>
              <w:shd w:val="clear" w:color="auto" w:fill="FFFFFF"/>
            </w:rPr>
            <m:t>,</m:t>
          </w:ins>
        </m:r>
        <m:sSub>
          <m:sSubPr>
            <m:ctrlPr>
              <w:ins w:id="316" w:author="T179966" w:date="2025-09-13T17:27:00Z" w16du:dateUtc="2025-09-13T09:27:00Z">
                <w:rPr>
                  <w:rFonts w:ascii="Cambria Math" w:eastAsia="Helvetica" w:hAnsi="Helvetica" w:cs="Helvetica"/>
                  <w:i/>
                  <w:color w:val="2C2C36"/>
                  <w:spacing w:val="1"/>
                  <w:sz w:val="19"/>
                  <w:szCs w:val="19"/>
                  <w:shd w:val="clear" w:color="auto" w:fill="FFFFFF"/>
                </w:rPr>
              </w:ins>
            </m:ctrlPr>
          </m:sSubPr>
          <m:e>
            <m:r>
              <w:ins w:id="317" w:author="T179966" w:date="2025-09-13T17:27:00Z" w16du:dateUtc="2025-09-13T09:27:00Z">
                <w:rPr>
                  <w:rFonts w:ascii="Cambria Math" w:eastAsia="Helvetica" w:hAnsi="Helvetica" w:cs="Helvetica"/>
                  <w:color w:val="2C2C36"/>
                  <w:spacing w:val="1"/>
                  <w:sz w:val="19"/>
                  <w:szCs w:val="19"/>
                  <w:shd w:val="clear" w:color="auto" w:fill="FFFFFF"/>
                </w:rPr>
                <m:t>r</m:t>
              </w:ins>
            </m:r>
          </m:e>
          <m:sub>
            <m:r>
              <w:ins w:id="318" w:author="T179966" w:date="2025-09-13T17:27:00Z" w16du:dateUtc="2025-09-13T09:27:00Z">
                <w:rPr>
                  <w:rFonts w:ascii="Cambria Math" w:eastAsia="Helvetica" w:hAnsi="Helvetica" w:cs="Helvetica"/>
                  <w:color w:val="2C2C36"/>
                  <w:spacing w:val="1"/>
                  <w:sz w:val="19"/>
                  <w:szCs w:val="19"/>
                  <w:shd w:val="clear" w:color="auto" w:fill="FFFFFF"/>
                </w:rPr>
                <m:t>j</m:t>
              </w:ins>
            </m:r>
          </m:sub>
        </m:sSub>
        <m:r>
          <w:ins w:id="319" w:author="T179966" w:date="2025-09-13T17:27:00Z" w16du:dateUtc="2025-09-13T09:27:00Z">
            <w:rPr>
              <w:rFonts w:ascii="Cambria Math" w:eastAsia="Helvetica" w:hAnsi="Helvetica" w:cs="Helvetica"/>
              <w:color w:val="2C2C36"/>
              <w:spacing w:val="1"/>
              <w:sz w:val="19"/>
              <w:szCs w:val="19"/>
              <w:shd w:val="clear" w:color="auto" w:fill="FFFFFF"/>
            </w:rPr>
            <m:t>&gt;</m:t>
          </w:ins>
        </m:r>
      </m:oMath>
      <w:del w:id="320" w:author="T179966" w:date="2025-09-13T17:27:00Z" w16du:dateUtc="2025-09-13T09:27:00Z">
        <w:r w:rsidDel="000519FC">
          <w:rPr>
            <w:rFonts w:ascii="Helvetica" w:eastAsia="Helvetica" w:hAnsi="Helvetica" w:cs="Helvetica"/>
            <w:color w:val="2C2C36"/>
            <w:spacing w:val="1"/>
            <w:position w:val="-14"/>
            <w:sz w:val="19"/>
            <w:szCs w:val="19"/>
            <w:shd w:val="clear" w:color="auto" w:fill="FFFFFF"/>
          </w:rPr>
          <w:object w:dxaOrig="840" w:dyaOrig="380" w14:anchorId="3242C100">
            <v:shape id="_x0000_i1060" type="#_x0000_t75" style="width:42pt;height:18.75pt" o:ole="">
              <v:imagedata r:id="rId76" o:title=""/>
            </v:shape>
            <o:OLEObject Type="Embed" ProgID="Equation.3" ShapeID="_x0000_i1060" DrawAspect="Content" ObjectID="_1837502498" r:id="rId77"/>
          </w:object>
        </w:r>
      </w:del>
      <w:r>
        <w:rPr>
          <w:rFonts w:ascii="宋体" w:hAnsi="宋体" w:cs="宋体" w:hint="eastAsia"/>
          <w:color w:val="2C2C36"/>
          <w:spacing w:val="1"/>
          <w:sz w:val="19"/>
          <w:szCs w:val="19"/>
          <w:shd w:val="clear" w:color="auto" w:fill="FFFFFF"/>
        </w:rPr>
        <w:t>。</w:t>
      </w:r>
      <w:r>
        <w:rPr>
          <w:rFonts w:ascii="楷体_GB2312" w:eastAsia="楷体_GB2312"/>
          <w:kern w:val="2"/>
          <w:sz w:val="21"/>
        </w:rPr>
        <w:t>这种点赞行为不仅反映了用户之间的态度一致性，也有助于揭示节点间潜在的情感共鸣和社会影响力结构。通过多跳网络建模，点赞边能够进一步丰富节点的上下文特征，提升后续任务的效果。</w:t>
      </w:r>
    </w:p>
    <w:p w14:paraId="29BA2069" w14:textId="2123C2AF" w:rsidR="00DA4276" w:rsidRDefault="00000000" w:rsidP="000519FC">
      <w:pPr>
        <w:wordWrap w:val="0"/>
        <w:spacing w:line="300" w:lineRule="auto"/>
        <w:jc w:val="right"/>
        <w:rPr>
          <w:rFonts w:ascii="楷体" w:eastAsia="楷体" w:hAnsi="楷体" w:hint="eastAsia"/>
          <w:szCs w:val="21"/>
        </w:rPr>
      </w:pPr>
      <m:oMath>
        <m:sSubSup>
          <m:sSubSupPr>
            <m:ctrlPr>
              <w:ins w:id="321" w:author="T179966" w:date="2025-09-13T17:27:00Z" w16du:dateUtc="2025-09-13T09:27:00Z">
                <w:rPr>
                  <w:rFonts w:ascii="Cambria Math" w:eastAsia="楷体" w:hAnsi="楷体"/>
                  <w:i/>
                  <w:szCs w:val="21"/>
                </w:rPr>
              </w:ins>
            </m:ctrlPr>
          </m:sSubSupPr>
          <m:e>
            <m:r>
              <w:ins w:id="322" w:author="T179966" w:date="2025-09-13T17:27:00Z" w16du:dateUtc="2025-09-13T09:27:00Z">
                <w:rPr>
                  <w:rFonts w:ascii="Cambria Math" w:eastAsia="楷体" w:hAnsi="楷体"/>
                  <w:szCs w:val="21"/>
                </w:rPr>
                <m:t>E</m:t>
              </w:ins>
            </m:r>
          </m:e>
          <m:sub>
            <m:r>
              <w:ins w:id="323" w:author="T179966" w:date="2025-09-13T17:27:00Z" w16du:dateUtc="2025-09-13T09:27:00Z">
                <w:rPr>
                  <w:rFonts w:ascii="Cambria Math" w:eastAsia="楷体" w:hAnsi="楷体"/>
                  <w:szCs w:val="21"/>
                </w:rPr>
                <m:t>A</m:t>
              </w:ins>
            </m:r>
          </m:sub>
          <m:sup>
            <m:r>
              <w:ins w:id="324" w:author="T179966" w:date="2025-09-13T17:27:00Z" w16du:dateUtc="2025-09-13T09:27:00Z">
                <w:rPr>
                  <w:rFonts w:ascii="Cambria Math" w:eastAsia="楷体" w:hAnsi="楷体"/>
                  <w:szCs w:val="21"/>
                </w:rPr>
                <m:t>ij</m:t>
              </w:ins>
            </m:r>
          </m:sup>
        </m:sSubSup>
        <m:r>
          <w:ins w:id="325" w:author="T179966" w:date="2025-09-13T17:27:00Z" w16du:dateUtc="2025-09-13T09:27:00Z">
            <w:rPr>
              <w:rFonts w:ascii="Cambria Math" w:eastAsia="楷体" w:hAnsi="楷体"/>
              <w:szCs w:val="21"/>
            </w:rPr>
            <m:t>=</m:t>
          </w:ins>
        </m:r>
        <m:d>
          <m:dPr>
            <m:begChr m:val="{"/>
            <m:endChr m:val=""/>
            <m:ctrlPr>
              <w:ins w:id="326" w:author="T179966" w:date="2025-09-13T17:27:00Z" w16du:dateUtc="2025-09-13T09:27:00Z">
                <w:rPr>
                  <w:rFonts w:ascii="Cambria Math" w:eastAsia="楷体" w:hAnsi="楷体"/>
                  <w:i/>
                  <w:szCs w:val="21"/>
                </w:rPr>
              </w:ins>
            </m:ctrlPr>
          </m:dPr>
          <m:e>
            <m:m>
              <m:mPr>
                <m:mcs>
                  <m:mc>
                    <m:mcPr>
                      <m:count m:val="1"/>
                      <m:mcJc m:val="center"/>
                    </m:mcPr>
                  </m:mc>
                </m:mcs>
                <m:ctrlPr>
                  <w:ins w:id="327" w:author="T179966" w:date="2025-09-13T17:27:00Z" w16du:dateUtc="2025-09-13T09:27:00Z">
                    <w:rPr>
                      <w:rFonts w:ascii="Cambria Math" w:eastAsia="楷体" w:hAnsi="楷体"/>
                      <w:i/>
                      <w:szCs w:val="21"/>
                    </w:rPr>
                  </w:ins>
                </m:ctrlPr>
              </m:mPr>
              <m:mr>
                <m:e>
                  <m:m>
                    <m:mPr>
                      <m:mcs>
                        <m:mc>
                          <m:mcPr>
                            <m:count m:val="2"/>
                            <m:mcJc m:val="center"/>
                          </m:mcPr>
                        </m:mc>
                      </m:mcs>
                      <m:ctrlPr>
                        <w:ins w:id="328" w:author="T179966" w:date="2025-09-13T17:27:00Z" w16du:dateUtc="2025-09-13T09:27:00Z">
                          <w:rPr>
                            <w:rFonts w:ascii="Cambria Math" w:eastAsia="楷体" w:hAnsi="楷体"/>
                            <w:i/>
                            <w:szCs w:val="21"/>
                          </w:rPr>
                        </w:ins>
                      </m:ctrlPr>
                    </m:mPr>
                    <m:mr>
                      <m:e>
                        <m:r>
                          <w:ins w:id="329" w:author="T179966" w:date="2025-09-13T17:27:00Z" w16du:dateUtc="2025-09-13T09:27:00Z">
                            <w:rPr>
                              <w:rFonts w:ascii="Cambria Math" w:eastAsia="楷体" w:hAnsi="楷体"/>
                              <w:szCs w:val="21"/>
                            </w:rPr>
                            <m:t>1</m:t>
                          </w:ins>
                        </m:r>
                      </m:e>
                      <m:e>
                        <m:r>
                          <w:ins w:id="330" w:author="T179966" w:date="2025-09-13T17:27:00Z" w16du:dateUtc="2025-09-13T09:27:00Z">
                            <m:rPr>
                              <m:nor/>
                            </m:rPr>
                            <w:rPr>
                              <w:rFonts w:ascii="Cambria Math" w:eastAsia="楷体" w:hAnsi="楷体"/>
                              <w:szCs w:val="21"/>
                            </w:rPr>
                            <m:t>if GenerateLikeBehavior</m:t>
                          </w:ins>
                        </m:r>
                        <m:r>
                          <w:ins w:id="331" w:author="T179966" w:date="2025-09-13T17:27:00Z" w16du:dateUtc="2025-09-13T09:27:00Z">
                            <m:rPr>
                              <m:sty m:val="p"/>
                            </m:rPr>
                            <w:rPr>
                              <w:rFonts w:ascii="Cambria Math" w:eastAsia="楷体" w:hAnsi="楷体"/>
                              <w:szCs w:val="21"/>
                            </w:rPr>
                            <m:t>(</m:t>
                          </w:ins>
                        </m:r>
                        <m:sSub>
                          <m:sSubPr>
                            <m:ctrlPr>
                              <w:ins w:id="332" w:author="T179966" w:date="2025-09-13T17:27:00Z" w16du:dateUtc="2025-09-13T09:27:00Z">
                                <w:rPr>
                                  <w:rFonts w:ascii="Cambria Math" w:eastAsia="楷体" w:hAnsi="楷体"/>
                                  <w:i/>
                                  <w:szCs w:val="21"/>
                                </w:rPr>
                              </w:ins>
                            </m:ctrlPr>
                          </m:sSubPr>
                          <m:e>
                            <m:r>
                              <w:ins w:id="333" w:author="T179966" w:date="2025-09-13T17:27:00Z" w16du:dateUtc="2025-09-13T09:27:00Z">
                                <w:rPr>
                                  <w:rFonts w:ascii="Cambria Math" w:eastAsia="楷体" w:hAnsi="楷体"/>
                                  <w:szCs w:val="21"/>
                                </w:rPr>
                                <m:t>r</m:t>
                              </w:ins>
                            </m:r>
                          </m:e>
                          <m:sub>
                            <m:r>
                              <w:ins w:id="334" w:author="T179966" w:date="2025-09-13T17:27:00Z" w16du:dateUtc="2025-09-13T09:27:00Z">
                                <w:rPr>
                                  <w:rFonts w:ascii="Cambria Math" w:eastAsia="楷体" w:hAnsi="楷体"/>
                                  <w:szCs w:val="21"/>
                                </w:rPr>
                                <m:t>i</m:t>
                              </w:ins>
                            </m:r>
                          </m:sub>
                        </m:sSub>
                        <m:r>
                          <w:ins w:id="335" w:author="T179966" w:date="2025-09-13T17:27:00Z" w16du:dateUtc="2025-09-13T09:27:00Z">
                            <w:rPr>
                              <w:rFonts w:ascii="Cambria Math" w:eastAsia="楷体" w:hAnsi="楷体"/>
                              <w:szCs w:val="21"/>
                            </w:rPr>
                            <m:t>,</m:t>
                          </w:ins>
                        </m:r>
                        <m:sSub>
                          <m:sSubPr>
                            <m:ctrlPr>
                              <w:ins w:id="336" w:author="T179966" w:date="2025-09-13T17:27:00Z" w16du:dateUtc="2025-09-13T09:27:00Z">
                                <w:rPr>
                                  <w:rFonts w:ascii="Cambria Math" w:eastAsia="楷体" w:hAnsi="楷体"/>
                                  <w:i/>
                                  <w:szCs w:val="21"/>
                                </w:rPr>
                              </w:ins>
                            </m:ctrlPr>
                          </m:sSubPr>
                          <m:e>
                            <m:r>
                              <w:ins w:id="337" w:author="T179966" w:date="2025-09-13T17:27:00Z" w16du:dateUtc="2025-09-13T09:27:00Z">
                                <w:rPr>
                                  <w:rFonts w:ascii="Cambria Math" w:eastAsia="楷体" w:hAnsi="楷体"/>
                                  <w:szCs w:val="21"/>
                                </w:rPr>
                                <m:t>r</m:t>
                              </w:ins>
                            </m:r>
                          </m:e>
                          <m:sub>
                            <m:r>
                              <w:ins w:id="338" w:author="T179966" w:date="2025-09-13T17:27:00Z" w16du:dateUtc="2025-09-13T09:27:00Z">
                                <w:rPr>
                                  <w:rFonts w:ascii="Cambria Math" w:eastAsia="楷体" w:hAnsi="楷体"/>
                                  <w:szCs w:val="21"/>
                                </w:rPr>
                                <m:t>j</m:t>
                              </w:ins>
                            </m:r>
                          </m:sub>
                        </m:sSub>
                        <m:r>
                          <w:ins w:id="339" w:author="T179966" w:date="2025-09-13T17:27:00Z" w16du:dateUtc="2025-09-13T09:27:00Z">
                            <w:rPr>
                              <w:rFonts w:ascii="Cambria Math" w:eastAsia="楷体" w:hAnsi="楷体"/>
                              <w:szCs w:val="21"/>
                            </w:rPr>
                            <m:t>)</m:t>
                          </w:ins>
                        </m:r>
                      </m:e>
                    </m:mr>
                  </m:m>
                  <m:r>
                    <w:ins w:id="340" w:author="T179966" w:date="2025-09-13T17:27:00Z" w16du:dateUtc="2025-09-13T09:27:00Z">
                      <w:rPr>
                        <w:rFonts w:ascii="Cambria Math" w:eastAsia="楷体" w:hAnsi="楷体"/>
                        <w:szCs w:val="21"/>
                      </w:rPr>
                      <m:t>=</m:t>
                    </w:ins>
                  </m:r>
                  <m:r>
                    <w:ins w:id="341" w:author="T179966" w:date="2025-09-13T17:27:00Z" w16du:dateUtc="2025-09-13T09:27:00Z">
                      <m:rPr>
                        <m:nor/>
                      </m:rPr>
                      <w:rPr>
                        <w:rFonts w:ascii="Cambria Math" w:eastAsia="楷体" w:hAnsi="楷体"/>
                        <w:szCs w:val="21"/>
                      </w:rPr>
                      <m:t>true</m:t>
                    </w:ins>
                  </m:r>
                  <m:ctrlPr>
                    <w:ins w:id="342" w:author="T179966" w:date="2025-09-13T17:27:00Z" w16du:dateUtc="2025-09-13T09:27:00Z">
                      <w:rPr>
                        <w:rFonts w:ascii="Cambria Math" w:eastAsia="楷体" w:hAnsi="楷体"/>
                        <w:szCs w:val="21"/>
                      </w:rPr>
                    </w:ins>
                  </m:ctrlPr>
                </m:e>
              </m:mr>
              <m:mr>
                <m:e>
                  <m:m>
                    <m:mPr>
                      <m:mcs>
                        <m:mc>
                          <m:mcPr>
                            <m:count m:val="2"/>
                            <m:mcJc m:val="center"/>
                          </m:mcPr>
                        </m:mc>
                      </m:mcs>
                      <m:ctrlPr>
                        <w:ins w:id="343" w:author="T179966" w:date="2025-09-13T17:27:00Z" w16du:dateUtc="2025-09-13T09:27:00Z">
                          <w:rPr>
                            <w:rFonts w:ascii="Cambria Math" w:eastAsia="楷体" w:hAnsi="楷体"/>
                            <w:i/>
                            <w:szCs w:val="21"/>
                          </w:rPr>
                        </w:ins>
                      </m:ctrlPr>
                    </m:mPr>
                    <m:mr>
                      <m:e>
                        <m:r>
                          <w:ins w:id="344" w:author="T179966" w:date="2025-09-13T17:27:00Z" w16du:dateUtc="2025-09-13T09:27:00Z">
                            <w:rPr>
                              <w:rFonts w:ascii="Cambria Math" w:eastAsia="楷体" w:hAnsi="楷体"/>
                              <w:szCs w:val="21"/>
                            </w:rPr>
                            <m:t>0</m:t>
                          </w:ins>
                        </m:r>
                      </m:e>
                      <m:e>
                        <m:r>
                          <w:ins w:id="345" w:author="T179966" w:date="2025-09-13T17:27:00Z" w16du:dateUtc="2025-09-13T09:27:00Z">
                            <w:rPr>
                              <w:rFonts w:ascii="Cambria Math" w:eastAsia="楷体" w:hAnsi="楷体"/>
                              <w:szCs w:val="21"/>
                            </w:rPr>
                            <m:t>else</m:t>
                          </w:ins>
                        </m:r>
                      </m:e>
                    </m:mr>
                  </m:m>
                  <m:ctrlPr>
                    <w:ins w:id="346" w:author="T179966" w:date="2025-09-13T17:27:00Z" w16du:dateUtc="2025-09-13T09:27:00Z">
                      <w:rPr>
                        <w:rFonts w:ascii="Cambria Math" w:eastAsia="楷体" w:hAnsi="Cambria Math" w:hint="eastAsia"/>
                        <w:i/>
                        <w:szCs w:val="21"/>
                      </w:rPr>
                    </w:ins>
                  </m:ctrlPr>
                </m:e>
              </m:mr>
            </m:m>
            <m:ctrlPr>
              <w:ins w:id="347" w:author="T179966" w:date="2025-09-13T17:27:00Z" w16du:dateUtc="2025-09-13T09:27:00Z">
                <w:rPr>
                  <w:rFonts w:ascii="Cambria Math" w:eastAsia="楷体" w:hAnsi="Cambria Math" w:hint="eastAsia"/>
                  <w:i/>
                  <w:szCs w:val="21"/>
                </w:rPr>
              </w:ins>
            </m:ctrlPr>
          </m:e>
        </m:d>
      </m:oMath>
      <w:del w:id="348" w:author="T179966" w:date="2025-09-13T17:27:00Z" w16du:dateUtc="2025-09-13T09:27:00Z">
        <w:r w:rsidR="000519FC" w:rsidDel="000519FC">
          <w:rPr>
            <w:rFonts w:ascii="楷体" w:eastAsia="楷体" w:hAnsi="楷体"/>
            <w:position w:val="-30"/>
            <w:szCs w:val="21"/>
          </w:rPr>
          <w:object w:dxaOrig="4580" w:dyaOrig="721" w14:anchorId="5D165EFB">
            <v:shape id="_x0000_i1061" type="#_x0000_t75" alt="" style="width:228.75pt;height:36pt" o:ole="">
              <v:imagedata r:id="rId78" o:title=""/>
            </v:shape>
            <o:OLEObject Type="Embed" ProgID="Equation.3" ShapeID="_x0000_i1061" DrawAspect="Content" ObjectID="_1837502499" r:id="rId79"/>
          </w:object>
        </w:r>
      </w:del>
      <w:r w:rsidR="000519FC">
        <w:rPr>
          <w:rFonts w:ascii="楷体" w:eastAsia="楷体" w:hAnsi="楷体"/>
          <w:position w:val="-30"/>
          <w:szCs w:val="21"/>
        </w:rPr>
        <w:t xml:space="preserve">                         </w:t>
      </w:r>
    </w:p>
    <w:p w14:paraId="337F73A8" w14:textId="4CEA427C" w:rsidR="00DA4276" w:rsidRDefault="00000000" w:rsidP="000519FC">
      <w:pPr>
        <w:spacing w:beforeLines="50" w:before="156" w:line="300" w:lineRule="auto"/>
        <w:ind w:firstLine="420"/>
        <w:rPr>
          <w:rFonts w:ascii="楷体" w:eastAsia="楷体" w:hAnsi="楷体" w:hint="eastAsia"/>
          <w:szCs w:val="21"/>
        </w:rPr>
      </w:pPr>
      <w:r>
        <w:rPr>
          <w:rFonts w:ascii="楷体" w:eastAsia="楷体" w:hAnsi="楷体" w:hint="eastAsia"/>
          <w:szCs w:val="21"/>
        </w:rPr>
        <w:t>③HG评论网络构建</w:t>
      </w:r>
      <w:r>
        <w:rPr>
          <w:rFonts w:ascii="楷体" w:eastAsia="楷体" w:hAnsi="楷体" w:hint="eastAsia"/>
          <w:szCs w:val="21"/>
        </w:rPr>
        <w:br/>
      </w:r>
      <w:r>
        <w:rPr>
          <w:rFonts w:ascii="楷体" w:eastAsia="楷体" w:hAnsi="楷体" w:hint="eastAsia"/>
          <w:szCs w:val="21"/>
        </w:rPr>
        <w:tab/>
        <w:t>异构边索引集合</w:t>
      </w:r>
      <m:oMath>
        <m:r>
          <w:ins w:id="349" w:author="T179966" w:date="2025-09-13T17:27:00Z" w16du:dateUtc="2025-09-13T09:27:00Z">
            <w:rPr>
              <w:rFonts w:ascii="Cambria Math" w:eastAsia="楷体" w:hAnsi="楷体"/>
              <w:szCs w:val="21"/>
            </w:rPr>
            <m:t>ε=</m:t>
          </w:ins>
        </m:r>
        <m:d>
          <m:dPr>
            <m:begChr m:val="{"/>
            <m:endChr m:val="}"/>
            <m:ctrlPr>
              <w:ins w:id="350" w:author="T179966" w:date="2025-09-13T17:27:00Z" w16du:dateUtc="2025-09-13T09:27:00Z">
                <w:rPr>
                  <w:rFonts w:ascii="Cambria Math" w:eastAsia="楷体" w:hAnsi="楷体"/>
                  <w:i/>
                  <w:szCs w:val="21"/>
                </w:rPr>
              </w:ins>
            </m:ctrlPr>
          </m:dPr>
          <m:e>
            <m:sSub>
              <m:sSubPr>
                <m:ctrlPr>
                  <w:ins w:id="351" w:author="T179966" w:date="2025-09-13T17:27:00Z" w16du:dateUtc="2025-09-13T09:27:00Z">
                    <w:rPr>
                      <w:rFonts w:ascii="Cambria Math" w:eastAsia="楷体" w:hAnsi="楷体"/>
                      <w:i/>
                      <w:szCs w:val="21"/>
                    </w:rPr>
                  </w:ins>
                </m:ctrlPr>
              </m:sSubPr>
              <m:e>
                <m:r>
                  <w:ins w:id="352" w:author="T179966" w:date="2025-09-13T17:27:00Z" w16du:dateUtc="2025-09-13T09:27:00Z">
                    <w:rPr>
                      <w:rFonts w:ascii="Cambria Math" w:eastAsia="楷体" w:hAnsi="楷体"/>
                      <w:szCs w:val="21"/>
                    </w:rPr>
                    <m:t>E</m:t>
                  </w:ins>
                </m:r>
              </m:e>
              <m:sub>
                <m:r>
                  <w:ins w:id="353" w:author="T179966" w:date="2025-09-13T17:27:00Z" w16du:dateUtc="2025-09-13T09:27:00Z">
                    <w:rPr>
                      <w:rFonts w:ascii="Cambria Math" w:eastAsia="楷体" w:hAnsi="楷体"/>
                      <w:szCs w:val="21"/>
                    </w:rPr>
                    <m:t>F</m:t>
                  </w:ins>
                </m:r>
              </m:sub>
            </m:sSub>
            <m:r>
              <w:ins w:id="354" w:author="T179966" w:date="2025-09-13T17:27:00Z" w16du:dateUtc="2025-09-13T09:27:00Z">
                <w:rPr>
                  <w:rFonts w:ascii="Cambria Math" w:eastAsia="楷体" w:hAnsi="楷体"/>
                  <w:szCs w:val="21"/>
                </w:rPr>
                <m:t>,</m:t>
              </w:ins>
            </m:r>
            <m:sSub>
              <m:sSubPr>
                <m:ctrlPr>
                  <w:ins w:id="355" w:author="T179966" w:date="2025-09-13T17:27:00Z" w16du:dateUtc="2025-09-13T09:27:00Z">
                    <w:rPr>
                      <w:rFonts w:ascii="Cambria Math" w:eastAsia="楷体" w:hAnsi="楷体"/>
                      <w:i/>
                      <w:szCs w:val="21"/>
                    </w:rPr>
                  </w:ins>
                </m:ctrlPr>
              </m:sSubPr>
              <m:e>
                <m:r>
                  <w:ins w:id="356" w:author="T179966" w:date="2025-09-13T17:27:00Z" w16du:dateUtc="2025-09-13T09:27:00Z">
                    <w:rPr>
                      <w:rFonts w:ascii="Cambria Math" w:eastAsia="楷体" w:hAnsi="楷体"/>
                      <w:szCs w:val="21"/>
                    </w:rPr>
                    <m:t>E</m:t>
                  </w:ins>
                </m:r>
              </m:e>
              <m:sub>
                <m:r>
                  <w:ins w:id="357" w:author="T179966" w:date="2025-09-13T17:27:00Z" w16du:dateUtc="2025-09-13T09:27:00Z">
                    <w:rPr>
                      <w:rFonts w:ascii="Cambria Math" w:eastAsia="楷体" w:hAnsi="楷体"/>
                      <w:szCs w:val="21"/>
                    </w:rPr>
                    <m:t>I</m:t>
                  </w:ins>
                </m:r>
              </m:sub>
            </m:sSub>
            <m:r>
              <w:ins w:id="358" w:author="T179966" w:date="2025-09-13T17:27:00Z" w16du:dateUtc="2025-09-13T09:27:00Z">
                <m:rPr>
                  <m:nor/>
                </m:rPr>
                <w:rPr>
                  <w:rFonts w:ascii="Cambria Math" w:eastAsia="楷体" w:hAnsi="楷体"/>
                  <w:szCs w:val="21"/>
                </w:rPr>
                <m:t>,</m:t>
              </w:ins>
            </m:r>
            <m:sSub>
              <m:sSubPr>
                <m:ctrlPr>
                  <w:ins w:id="359" w:author="T179966" w:date="2025-09-13T17:27:00Z" w16du:dateUtc="2025-09-13T09:27:00Z">
                    <w:rPr>
                      <w:rFonts w:ascii="Cambria Math" w:eastAsia="楷体" w:hAnsi="楷体"/>
                      <w:szCs w:val="21"/>
                    </w:rPr>
                  </w:ins>
                </m:ctrlPr>
              </m:sSubPr>
              <m:e>
                <m:r>
                  <w:ins w:id="360" w:author="T179966" w:date="2025-09-13T17:27:00Z" w16du:dateUtc="2025-09-13T09:27:00Z">
                    <m:rPr>
                      <m:nor/>
                    </m:rPr>
                    <w:rPr>
                      <w:rFonts w:ascii="Cambria Math" w:eastAsia="楷体" w:hAnsi="楷体"/>
                      <w:szCs w:val="21"/>
                    </w:rPr>
                    <m:t>E</m:t>
                  </w:ins>
                </m:r>
              </m:e>
              <m:sub>
                <m:r>
                  <w:ins w:id="361" w:author="T179966" w:date="2025-09-13T17:27:00Z" w16du:dateUtc="2025-09-13T09:27:00Z">
                    <w:rPr>
                      <w:rFonts w:ascii="Cambria Math" w:eastAsia="楷体" w:hAnsi="楷体"/>
                      <w:szCs w:val="21"/>
                    </w:rPr>
                    <m:t>S</m:t>
                  </w:ins>
                </m:r>
                <m:ctrlPr>
                  <w:ins w:id="362" w:author="T179966" w:date="2025-09-13T17:27:00Z" w16du:dateUtc="2025-09-13T09:27:00Z">
                    <w:rPr>
                      <w:rFonts w:ascii="Cambria Math" w:eastAsia="楷体" w:hAnsi="楷体"/>
                      <w:i/>
                      <w:szCs w:val="21"/>
                    </w:rPr>
                  </w:ins>
                </m:ctrlPr>
              </m:sub>
            </m:sSub>
            <m:r>
              <w:ins w:id="363" w:author="T179966" w:date="2025-09-13T17:27:00Z" w16du:dateUtc="2025-09-13T09:27:00Z">
                <m:rPr>
                  <m:nor/>
                </m:rPr>
                <w:rPr>
                  <w:rFonts w:ascii="Cambria Math" w:eastAsia="楷体" w:hAnsi="楷体"/>
                  <w:szCs w:val="21"/>
                </w:rPr>
                <m:t>,</m:t>
              </w:ins>
            </m:r>
            <m:sSub>
              <m:sSubPr>
                <m:ctrlPr>
                  <w:ins w:id="364" w:author="T179966" w:date="2025-09-13T17:27:00Z" w16du:dateUtc="2025-09-13T09:27:00Z">
                    <w:rPr>
                      <w:rFonts w:ascii="Cambria Math" w:eastAsia="楷体" w:hAnsi="楷体"/>
                      <w:szCs w:val="21"/>
                    </w:rPr>
                  </w:ins>
                </m:ctrlPr>
              </m:sSubPr>
              <m:e>
                <m:r>
                  <w:ins w:id="365" w:author="T179966" w:date="2025-09-13T17:27:00Z" w16du:dateUtc="2025-09-13T09:27:00Z">
                    <m:rPr>
                      <m:nor/>
                    </m:rPr>
                    <w:rPr>
                      <w:rFonts w:ascii="Cambria Math" w:eastAsia="楷体" w:hAnsi="楷体"/>
                      <w:szCs w:val="21"/>
                    </w:rPr>
                    <m:t>E</m:t>
                  </w:ins>
                </m:r>
              </m:e>
              <m:sub>
                <m:r>
                  <w:ins w:id="366" w:author="T179966" w:date="2025-09-13T17:27:00Z" w16du:dateUtc="2025-09-13T09:27:00Z">
                    <w:rPr>
                      <w:rFonts w:ascii="Cambria Math" w:eastAsia="楷体" w:hAnsi="楷体"/>
                      <w:szCs w:val="21"/>
                    </w:rPr>
                    <m:t>A</m:t>
                  </w:ins>
                </m:r>
                <m:ctrlPr>
                  <w:ins w:id="367" w:author="T179966" w:date="2025-09-13T17:27:00Z" w16du:dateUtc="2025-09-13T09:27:00Z">
                    <w:rPr>
                      <w:rFonts w:ascii="Cambria Math" w:eastAsia="楷体" w:hAnsi="楷体"/>
                      <w:i/>
                      <w:szCs w:val="21"/>
                    </w:rPr>
                  </w:ins>
                </m:ctrlPr>
              </m:sub>
            </m:sSub>
            <m:ctrlPr>
              <w:ins w:id="368" w:author="T179966" w:date="2025-09-13T17:27:00Z" w16du:dateUtc="2025-09-13T09:27:00Z">
                <w:rPr>
                  <w:rFonts w:ascii="Cambria Math" w:eastAsia="楷体" w:hAnsi="Cambria Math" w:hint="eastAsia"/>
                  <w:i/>
                  <w:szCs w:val="21"/>
                </w:rPr>
              </w:ins>
            </m:ctrlPr>
          </m:e>
        </m:d>
      </m:oMath>
      <w:del w:id="369" w:author="T179966" w:date="2025-09-13T17:27:00Z" w16du:dateUtc="2025-09-13T09:27:00Z">
        <w:r w:rsidDel="000519FC">
          <w:rPr>
            <w:rFonts w:ascii="楷体" w:eastAsia="楷体" w:hAnsi="楷体" w:hint="eastAsia"/>
            <w:position w:val="-12"/>
            <w:szCs w:val="21"/>
          </w:rPr>
          <w:object w:dxaOrig="1900" w:dyaOrig="360" w14:anchorId="26DFCE51">
            <v:shape id="_x0000_i1062" type="#_x0000_t75" alt="" style="width:95.3pt;height:18pt" o:ole="">
              <v:imagedata r:id="rId80" o:title=""/>
            </v:shape>
            <o:OLEObject Type="Embed" ProgID="Equation.3" ShapeID="_x0000_i1062" DrawAspect="Content" ObjectID="_1837502500" r:id="rId81"/>
          </w:object>
        </w:r>
      </w:del>
      <w:r>
        <w:rPr>
          <w:rFonts w:ascii="楷体" w:eastAsia="楷体" w:hAnsi="楷体" w:hint="eastAsia"/>
          <w:szCs w:val="21"/>
        </w:rPr>
        <w:t>，</w:t>
      </w:r>
      <w:r>
        <w:rPr>
          <w:rFonts w:ascii="楷体" w:eastAsia="楷体" w:hAnsi="楷体"/>
          <w:szCs w:val="21"/>
        </w:rPr>
        <w:t>其中每个子集对应一种特定类型的边关系（如评论边、</w:t>
      </w:r>
      <w:r>
        <w:rPr>
          <w:rFonts w:ascii="楷体" w:eastAsia="楷体" w:hAnsi="楷体" w:hint="eastAsia"/>
          <w:szCs w:val="21"/>
        </w:rPr>
        <w:t>传播</w:t>
      </w:r>
      <w:r>
        <w:rPr>
          <w:rFonts w:ascii="楷体" w:eastAsia="楷体" w:hAnsi="楷体"/>
          <w:szCs w:val="21"/>
        </w:rPr>
        <w:t>意图边、相似边、点赞边），共同构成</w:t>
      </w:r>
      <w:r>
        <w:rPr>
          <w:rFonts w:ascii="楷体" w:eastAsia="楷体" w:hAnsi="楷体" w:hint="eastAsia"/>
          <w:szCs w:val="21"/>
        </w:rPr>
        <w:t>4</w:t>
      </w:r>
      <w:r>
        <w:rPr>
          <w:rFonts w:ascii="楷体" w:eastAsia="楷体" w:hAnsi="楷体"/>
          <w:szCs w:val="21"/>
        </w:rPr>
        <w:t>个子图结构。</w:t>
      </w:r>
      <w:r>
        <w:rPr>
          <w:rFonts w:ascii="楷体" w:eastAsia="楷体" w:hAnsi="楷体" w:hint="eastAsia"/>
          <w:szCs w:val="21"/>
        </w:rPr>
        <w:t>其中，评论网络</w:t>
      </w:r>
      <w:r>
        <w:rPr>
          <w:rFonts w:ascii="楷体" w:eastAsia="楷体" w:hAnsi="楷体"/>
          <w:szCs w:val="21"/>
        </w:rPr>
        <w:t>HG（V，E，R）</w:t>
      </w:r>
      <w:r>
        <w:rPr>
          <w:rFonts w:ascii="楷体" w:eastAsia="楷体" w:hAnsi="楷体" w:hint="eastAsia"/>
          <w:szCs w:val="21"/>
        </w:rPr>
        <w:t>的定义如下</w:t>
      </w:r>
    </w:p>
    <w:p w14:paraId="31657243" w14:textId="078D1A9D" w:rsidR="00DA4276" w:rsidRDefault="000519FC" w:rsidP="000519FC">
      <w:pPr>
        <w:spacing w:beforeLines="50" w:before="156" w:line="300" w:lineRule="auto"/>
        <w:ind w:firstLine="420"/>
        <w:jc w:val="right"/>
        <w:rPr>
          <w:rFonts w:ascii="楷体" w:eastAsia="楷体" w:hAnsi="楷体" w:hint="eastAsia"/>
          <w:szCs w:val="21"/>
        </w:rPr>
      </w:pPr>
      <m:oMath>
        <m:r>
          <w:ins w:id="370" w:author="T179966" w:date="2025-09-13T17:27:00Z" w16du:dateUtc="2025-09-13T09:27:00Z">
            <m:rPr>
              <m:nor/>
            </m:rPr>
            <w:rPr>
              <w:rFonts w:ascii="Cambria Math" w:eastAsia="楷体" w:hAnsi="楷体"/>
              <w:szCs w:val="21"/>
            </w:rPr>
            <m:t>HG</m:t>
          </w:ins>
        </m:r>
        <m:r>
          <w:ins w:id="371" w:author="T179966" w:date="2025-09-13T17:27:00Z" w16du:dateUtc="2025-09-13T09:27:00Z">
            <m:rPr>
              <m:sty m:val="p"/>
            </m:rPr>
            <w:rPr>
              <w:rFonts w:ascii="Cambria Math" w:eastAsia="楷体" w:hAnsi="楷体"/>
              <w:szCs w:val="21"/>
            </w:rPr>
            <m:t>（</m:t>
          </w:ins>
        </m:r>
        <m:r>
          <w:ins w:id="372" w:author="T179966" w:date="2025-09-13T17:27:00Z" w16du:dateUtc="2025-09-13T09:27:00Z">
            <w:rPr>
              <w:rFonts w:ascii="Cambria Math" w:eastAsia="楷体" w:hAnsi="楷体"/>
              <w:szCs w:val="21"/>
            </w:rPr>
            <m:t>V,E,R)=</m:t>
          </w:ins>
        </m:r>
        <m:d>
          <m:dPr>
            <m:begChr m:val="{"/>
            <m:endChr m:val=""/>
            <m:ctrlPr>
              <w:ins w:id="373" w:author="T179966" w:date="2025-09-13T17:27:00Z" w16du:dateUtc="2025-09-13T09:27:00Z">
                <w:rPr>
                  <w:rFonts w:ascii="Cambria Math" w:eastAsia="楷体" w:hAnsi="楷体"/>
                  <w:i/>
                  <w:szCs w:val="21"/>
                </w:rPr>
              </w:ins>
            </m:ctrlPr>
          </m:dPr>
          <m:e>
            <m:m>
              <m:mPr>
                <m:mcs>
                  <m:mc>
                    <m:mcPr>
                      <m:count m:val="1"/>
                      <m:mcJc m:val="center"/>
                    </m:mcPr>
                  </m:mc>
                </m:mcs>
                <m:ctrlPr>
                  <w:ins w:id="374" w:author="T179966" w:date="2025-09-13T17:27:00Z" w16du:dateUtc="2025-09-13T09:27:00Z">
                    <w:rPr>
                      <w:rFonts w:ascii="Cambria Math" w:eastAsia="楷体" w:hAnsi="楷体"/>
                      <w:i/>
                      <w:szCs w:val="21"/>
                    </w:rPr>
                  </w:ins>
                </m:ctrlPr>
              </m:mPr>
              <m:mr>
                <m:e>
                  <m:r>
                    <w:ins w:id="375" w:author="T179966" w:date="2025-09-13T17:27:00Z" w16du:dateUtc="2025-09-13T09:27:00Z">
                      <w:rPr>
                        <w:rFonts w:ascii="Cambria Math" w:eastAsia="楷体" w:hAnsi="楷体"/>
                        <w:szCs w:val="21"/>
                      </w:rPr>
                      <m:t>R={</m:t>
                    </w:ins>
                  </m:r>
                  <m:r>
                    <w:ins w:id="376" w:author="T179966" w:date="2025-09-13T17:27:00Z" w16du:dateUtc="2025-09-13T09:27:00Z">
                      <w:rPr>
                        <w:rFonts w:ascii="Cambria Math" w:eastAsia="楷体" w:hAnsi="楷体"/>
                        <w:szCs w:val="21"/>
                      </w:rPr>
                      <m:t>'评论'</m:t>
                    </w:ins>
                  </m:r>
                  <m:r>
                    <w:ins w:id="377" w:author="T179966" w:date="2025-09-13T17:27:00Z" w16du:dateUtc="2025-09-13T09:27:00Z">
                      <w:rPr>
                        <w:rFonts w:ascii="Cambria Math" w:eastAsia="楷体" w:hAnsi="楷体"/>
                        <w:szCs w:val="21"/>
                      </w:rPr>
                      <m:t>,</m:t>
                    </w:ins>
                  </m:r>
                  <m:r>
                    <w:ins w:id="378" w:author="T179966" w:date="2025-09-13T17:27:00Z" w16du:dateUtc="2025-09-13T09:27:00Z">
                      <w:rPr>
                        <w:rFonts w:ascii="Cambria Math" w:eastAsia="楷体" w:hAnsi="楷体"/>
                        <w:szCs w:val="21"/>
                      </w:rPr>
                      <m:t>'意图'</m:t>
                    </w:ins>
                  </m:r>
                  <m:r>
                    <w:ins w:id="379" w:author="T179966" w:date="2025-09-13T17:27:00Z" w16du:dateUtc="2025-09-13T09:27:00Z">
                      <w:rPr>
                        <w:rFonts w:ascii="Cambria Math" w:eastAsia="楷体" w:hAnsi="楷体"/>
                        <w:szCs w:val="21"/>
                      </w:rPr>
                      <m:t>,</m:t>
                    </w:ins>
                  </m:r>
                  <m:r>
                    <w:ins w:id="380" w:author="T179966" w:date="2025-09-13T17:27:00Z" w16du:dateUtc="2025-09-13T09:27:00Z">
                      <w:rPr>
                        <w:rFonts w:ascii="Cambria Math" w:eastAsia="楷体" w:hAnsi="楷体"/>
                        <w:szCs w:val="21"/>
                      </w:rPr>
                      <m:t>'相似'</m:t>
                    </w:ins>
                  </m:r>
                  <m:r>
                    <w:ins w:id="381" w:author="T179966" w:date="2025-09-13T17:27:00Z" w16du:dateUtc="2025-09-13T09:27:00Z">
                      <w:rPr>
                        <w:rFonts w:ascii="Cambria Math" w:eastAsia="楷体" w:hAnsi="楷体"/>
                        <w:szCs w:val="21"/>
                      </w:rPr>
                      <m:t>,</m:t>
                    </w:ins>
                  </m:r>
                  <m:r>
                    <w:ins w:id="382" w:author="T179966" w:date="2025-09-13T17:27:00Z" w16du:dateUtc="2025-09-13T09:27:00Z">
                      <w:rPr>
                        <w:rFonts w:ascii="Cambria Math" w:eastAsia="楷体" w:hAnsi="楷体"/>
                        <w:szCs w:val="21"/>
                      </w:rPr>
                      <m:t>'点赞'</m:t>
                    </w:ins>
                  </m:r>
                  <m:r>
                    <w:ins w:id="383" w:author="T179966" w:date="2025-09-13T17:27:00Z" w16du:dateUtc="2025-09-13T09:27:00Z">
                      <w:rPr>
                        <w:rFonts w:ascii="Cambria Math" w:eastAsia="楷体" w:hAnsi="楷体"/>
                        <w:szCs w:val="21"/>
                      </w:rPr>
                      <m:t>}</m:t>
                    </w:ins>
                  </m:r>
                </m:e>
              </m:mr>
              <m:mr>
                <m:e>
                  <m:r>
                    <w:ins w:id="384" w:author="T179966" w:date="2025-09-13T17:27:00Z" w16du:dateUtc="2025-09-13T09:27:00Z">
                      <w:rPr>
                        <w:rFonts w:ascii="Cambria Math" w:eastAsia="楷体" w:hAnsi="楷体"/>
                        <w:szCs w:val="21"/>
                      </w:rPr>
                      <m:t>V={N,Reader}and</m:t>
                    </w:ins>
                  </m:r>
                  <m:d>
                    <m:dPr>
                      <m:begChr m:val="|"/>
                      <m:endChr m:val="|"/>
                      <m:ctrlPr>
                        <w:ins w:id="385" w:author="T179966" w:date="2025-09-13T17:27:00Z" w16du:dateUtc="2025-09-13T09:27:00Z">
                          <w:rPr>
                            <w:rFonts w:ascii="Cambria Math" w:eastAsia="楷体" w:hAnsi="楷体"/>
                            <w:i/>
                            <w:szCs w:val="21"/>
                          </w:rPr>
                        </w:ins>
                      </m:ctrlPr>
                    </m:dPr>
                    <m:e>
                      <m:r>
                        <w:ins w:id="386" w:author="T179966" w:date="2025-09-13T17:27:00Z" w16du:dateUtc="2025-09-13T09:27:00Z">
                          <w:rPr>
                            <w:rFonts w:ascii="Cambria Math" w:eastAsia="楷体" w:hAnsi="楷体"/>
                            <w:szCs w:val="21"/>
                          </w:rPr>
                          <m:t>V</m:t>
                        </w:ins>
                      </m:r>
                    </m:e>
                  </m:d>
                  <m:r>
                    <w:ins w:id="387" w:author="T179966" w:date="2025-09-13T17:27:00Z" w16du:dateUtc="2025-09-13T09:27:00Z">
                      <w:rPr>
                        <w:rFonts w:ascii="Cambria Math" w:eastAsia="楷体" w:hAnsi="楷体"/>
                        <w:szCs w:val="21"/>
                      </w:rPr>
                      <m:t>=n</m:t>
                    </w:ins>
                  </m:r>
                </m:e>
              </m:mr>
              <m:mr>
                <m:e>
                  <m:r>
                    <w:ins w:id="388" w:author="T179966" w:date="2025-09-13T17:27:00Z" w16du:dateUtc="2025-09-13T09:27:00Z">
                      <w:rPr>
                        <w:rFonts w:ascii="Cambria Math" w:eastAsia="楷体" w:hAnsi="楷体"/>
                        <w:szCs w:val="21"/>
                      </w:rPr>
                      <m:t>E</m:t>
                    </w:ins>
                  </m:r>
                  <m:r>
                    <w:ins w:id="389" w:author="T179966" w:date="2025-09-13T17:27:00Z" w16du:dateUtc="2025-09-13T09:27:00Z">
                      <w:rPr>
                        <w:rFonts w:ascii="Cambria Math" w:eastAsia="楷体" w:hAnsi="Cambria Math" w:cs="Cambria Math"/>
                        <w:szCs w:val="21"/>
                      </w:rPr>
                      <m:t>⊆</m:t>
                    </w:ins>
                  </m:r>
                  <m:r>
                    <w:ins w:id="390" w:author="T179966" w:date="2025-09-13T17:27:00Z" w16du:dateUtc="2025-09-13T09:27:00Z">
                      <w:rPr>
                        <w:rFonts w:ascii="Cambria Math" w:eastAsia="楷体" w:hAnsi="楷体"/>
                        <w:szCs w:val="21"/>
                      </w:rPr>
                      <m:t>{(</m:t>
                    </w:ins>
                  </m:r>
                  <m:sSub>
                    <m:sSubPr>
                      <m:ctrlPr>
                        <w:ins w:id="391" w:author="T179966" w:date="2025-09-13T17:27:00Z" w16du:dateUtc="2025-09-13T09:27:00Z">
                          <w:rPr>
                            <w:rFonts w:ascii="Cambria Math" w:eastAsia="楷体" w:hAnsi="楷体"/>
                            <w:i/>
                            <w:szCs w:val="21"/>
                          </w:rPr>
                        </w:ins>
                      </m:ctrlPr>
                    </m:sSubPr>
                    <m:e>
                      <m:r>
                        <w:ins w:id="392" w:author="T179966" w:date="2025-09-13T17:27:00Z" w16du:dateUtc="2025-09-13T09:27:00Z">
                          <w:rPr>
                            <w:rFonts w:ascii="Cambria Math" w:eastAsia="楷体" w:hAnsi="楷体"/>
                            <w:szCs w:val="21"/>
                          </w:rPr>
                          <m:t>v</m:t>
                        </w:ins>
                      </m:r>
                    </m:e>
                    <m:sub>
                      <m:r>
                        <w:ins w:id="393" w:author="T179966" w:date="2025-09-13T17:27:00Z" w16du:dateUtc="2025-09-13T09:27:00Z">
                          <w:rPr>
                            <w:rFonts w:ascii="Cambria Math" w:eastAsia="楷体" w:hAnsi="楷体"/>
                            <w:szCs w:val="21"/>
                          </w:rPr>
                          <m:t>i</m:t>
                        </w:ins>
                      </m:r>
                    </m:sub>
                  </m:sSub>
                  <m:r>
                    <w:ins w:id="394" w:author="T179966" w:date="2025-09-13T17:27:00Z" w16du:dateUtc="2025-09-13T09:27:00Z">
                      <w:rPr>
                        <w:rFonts w:ascii="Cambria Math" w:eastAsia="楷体" w:hAnsi="楷体"/>
                        <w:szCs w:val="21"/>
                      </w:rPr>
                      <m:t>,</m:t>
                    </w:ins>
                  </m:r>
                  <m:sSub>
                    <m:sSubPr>
                      <m:ctrlPr>
                        <w:ins w:id="395" w:author="T179966" w:date="2025-09-13T17:27:00Z" w16du:dateUtc="2025-09-13T09:27:00Z">
                          <w:rPr>
                            <w:rFonts w:ascii="Cambria Math" w:eastAsia="楷体" w:hAnsi="楷体"/>
                            <w:i/>
                            <w:szCs w:val="21"/>
                          </w:rPr>
                        </w:ins>
                      </m:ctrlPr>
                    </m:sSubPr>
                    <m:e>
                      <m:r>
                        <w:ins w:id="396" w:author="T179966" w:date="2025-09-13T17:27:00Z" w16du:dateUtc="2025-09-13T09:27:00Z">
                          <w:rPr>
                            <w:rFonts w:ascii="Cambria Math" w:eastAsia="楷体" w:hAnsi="楷体"/>
                            <w:szCs w:val="21"/>
                          </w:rPr>
                          <m:t>v</m:t>
                        </w:ins>
                      </m:r>
                    </m:e>
                    <m:sub>
                      <m:r>
                        <w:ins w:id="397" w:author="T179966" w:date="2025-09-13T17:27:00Z" w16du:dateUtc="2025-09-13T09:27:00Z">
                          <w:rPr>
                            <w:rFonts w:ascii="Cambria Math" w:eastAsia="楷体" w:hAnsi="楷体"/>
                            <w:szCs w:val="21"/>
                          </w:rPr>
                          <m:t>j</m:t>
                        </w:ins>
                      </m:r>
                    </m:sub>
                  </m:sSub>
                  <m:r>
                    <w:ins w:id="398" w:author="T179966" w:date="2025-09-13T17:27:00Z" w16du:dateUtc="2025-09-13T09:27:00Z">
                      <w:rPr>
                        <w:rFonts w:ascii="Cambria Math" w:eastAsia="楷体" w:hAnsi="楷体"/>
                        <w:szCs w:val="21"/>
                      </w:rPr>
                      <m:t>,</m:t>
                    </w:ins>
                  </m:r>
                  <m:sSub>
                    <m:sSubPr>
                      <m:ctrlPr>
                        <w:ins w:id="399" w:author="T179966" w:date="2025-09-13T17:27:00Z" w16du:dateUtc="2025-09-13T09:27:00Z">
                          <w:rPr>
                            <w:rFonts w:ascii="Cambria Math" w:eastAsia="楷体" w:hAnsi="楷体"/>
                            <w:i/>
                            <w:szCs w:val="21"/>
                          </w:rPr>
                        </w:ins>
                      </m:ctrlPr>
                    </m:sSubPr>
                    <m:e>
                      <m:r>
                        <w:ins w:id="400" w:author="T179966" w:date="2025-09-13T17:27:00Z" w16du:dateUtc="2025-09-13T09:27:00Z">
                          <w:rPr>
                            <w:rFonts w:ascii="Cambria Math" w:eastAsia="楷体" w:hAnsi="楷体"/>
                            <w:szCs w:val="21"/>
                          </w:rPr>
                          <m:t>e</m:t>
                        </w:ins>
                      </m:r>
                    </m:e>
                    <m:sub>
                      <m:r>
                        <w:ins w:id="401" w:author="T179966" w:date="2025-09-13T17:27:00Z" w16du:dateUtc="2025-09-13T09:27:00Z">
                          <w:rPr>
                            <w:rFonts w:ascii="Cambria Math" w:eastAsia="楷体" w:hAnsi="楷体"/>
                            <w:szCs w:val="21"/>
                          </w:rPr>
                          <m:t>ε</m:t>
                        </w:ins>
                      </m:r>
                    </m:sub>
                  </m:sSub>
                  <m:r>
                    <w:ins w:id="402" w:author="T179966" w:date="2025-09-13T17:27:00Z" w16du:dateUtc="2025-09-13T09:27:00Z">
                      <w:rPr>
                        <w:rFonts w:ascii="Cambria Math" w:eastAsia="楷体" w:hAnsi="楷体"/>
                        <w:szCs w:val="21"/>
                      </w:rPr>
                      <m:t>)</m:t>
                    </w:ins>
                  </m:r>
                  <m:d>
                    <m:dPr>
                      <m:begChr m:val="|"/>
                      <m:endChr m:val=""/>
                      <m:ctrlPr>
                        <w:ins w:id="403" w:author="T179966" w:date="2025-09-13T17:27:00Z" w16du:dateUtc="2025-09-13T09:27:00Z">
                          <w:rPr>
                            <w:rFonts w:ascii="Cambria Math" w:eastAsia="楷体" w:hAnsi="楷体"/>
                            <w:i/>
                            <w:szCs w:val="21"/>
                          </w:rPr>
                        </w:ins>
                      </m:ctrlPr>
                    </m:dPr>
                    <m:e>
                      <m:sSub>
                        <m:sSubPr>
                          <m:ctrlPr>
                            <w:ins w:id="404" w:author="T179966" w:date="2025-09-13T17:27:00Z" w16du:dateUtc="2025-09-13T09:27:00Z">
                              <w:rPr>
                                <w:rFonts w:ascii="Cambria Math" w:eastAsia="楷体" w:hAnsi="楷体"/>
                                <w:i/>
                                <w:szCs w:val="21"/>
                              </w:rPr>
                            </w:ins>
                          </m:ctrlPr>
                        </m:sSubPr>
                        <m:e>
                          <m:r>
                            <w:ins w:id="405" w:author="T179966" w:date="2025-09-13T17:27:00Z" w16du:dateUtc="2025-09-13T09:27:00Z">
                              <w:rPr>
                                <w:rFonts w:ascii="Cambria Math" w:eastAsia="楷体" w:hAnsi="楷体"/>
                                <w:szCs w:val="21"/>
                              </w:rPr>
                              <m:t>v</m:t>
                            </w:ins>
                          </m:r>
                        </m:e>
                        <m:sub>
                          <m:r>
                            <w:ins w:id="406" w:author="T179966" w:date="2025-09-13T17:27:00Z" w16du:dateUtc="2025-09-13T09:27:00Z">
                              <w:rPr>
                                <w:rFonts w:ascii="Cambria Math" w:eastAsia="楷体" w:hAnsi="楷体"/>
                                <w:szCs w:val="21"/>
                              </w:rPr>
                              <m:t>i</m:t>
                            </w:ins>
                          </m:r>
                        </m:sub>
                      </m:sSub>
                      <m:r>
                        <w:ins w:id="407" w:author="T179966" w:date="2025-09-13T17:27:00Z" w16du:dateUtc="2025-09-13T09:27:00Z">
                          <w:rPr>
                            <w:rFonts w:ascii="Cambria Math" w:eastAsia="楷体" w:hAnsi="楷体"/>
                            <w:szCs w:val="21"/>
                          </w:rPr>
                          <m:t>,</m:t>
                        </w:ins>
                      </m:r>
                      <m:sSub>
                        <m:sSubPr>
                          <m:ctrlPr>
                            <w:ins w:id="408" w:author="T179966" w:date="2025-09-13T17:27:00Z" w16du:dateUtc="2025-09-13T09:27:00Z">
                              <w:rPr>
                                <w:rFonts w:ascii="Cambria Math" w:eastAsia="楷体" w:hAnsi="楷体"/>
                                <w:i/>
                                <w:szCs w:val="21"/>
                              </w:rPr>
                            </w:ins>
                          </m:ctrlPr>
                        </m:sSubPr>
                        <m:e>
                          <m:r>
                            <w:ins w:id="409" w:author="T179966" w:date="2025-09-13T17:27:00Z" w16du:dateUtc="2025-09-13T09:27:00Z">
                              <w:rPr>
                                <w:rFonts w:ascii="Cambria Math" w:eastAsia="楷体" w:hAnsi="楷体"/>
                                <w:szCs w:val="21"/>
                              </w:rPr>
                              <m:t>v</m:t>
                            </w:ins>
                          </m:r>
                        </m:e>
                        <m:sub>
                          <m:r>
                            <w:ins w:id="410" w:author="T179966" w:date="2025-09-13T17:27:00Z" w16du:dateUtc="2025-09-13T09:27:00Z">
                              <w:rPr>
                                <w:rFonts w:ascii="Cambria Math" w:eastAsia="楷体" w:hAnsi="楷体"/>
                                <w:szCs w:val="21"/>
                              </w:rPr>
                              <m:t>j</m:t>
                            </w:ins>
                          </m:r>
                        </m:sub>
                      </m:sSub>
                      <m:r>
                        <w:ins w:id="411" w:author="T179966" w:date="2025-09-13T17:27:00Z" w16du:dateUtc="2025-09-13T09:27:00Z">
                          <w:rPr>
                            <w:rFonts w:ascii="Cambria Math" w:eastAsia="楷体" w:hAnsi="楷体"/>
                            <w:szCs w:val="21"/>
                          </w:rPr>
                          <m:t>∈</m:t>
                        </w:ins>
                      </m:r>
                      <m:r>
                        <w:ins w:id="412" w:author="T179966" w:date="2025-09-13T17:27:00Z" w16du:dateUtc="2025-09-13T09:27:00Z">
                          <w:rPr>
                            <w:rFonts w:ascii="Cambria Math" w:eastAsia="楷体" w:hAnsi="楷体"/>
                            <w:szCs w:val="21"/>
                          </w:rPr>
                          <m:t>V,ε</m:t>
                        </w:ins>
                      </m:r>
                      <m:r>
                        <w:ins w:id="413" w:author="T179966" w:date="2025-09-13T17:27:00Z" w16du:dateUtc="2025-09-13T09:27:00Z">
                          <w:rPr>
                            <w:rFonts w:ascii="Cambria Math" w:eastAsia="楷体" w:hAnsi="楷体"/>
                            <w:szCs w:val="21"/>
                          </w:rPr>
                          <m:t>∈</m:t>
                        </w:ins>
                      </m:r>
                      <m:r>
                        <w:ins w:id="414" w:author="T179966" w:date="2025-09-13T17:27:00Z" w16du:dateUtc="2025-09-13T09:27:00Z">
                          <w:rPr>
                            <w:rFonts w:ascii="Cambria Math" w:eastAsia="楷体" w:hAnsi="楷体"/>
                            <w:szCs w:val="21"/>
                          </w:rPr>
                          <m:t>R</m:t>
                        </w:ins>
                      </m:r>
                    </m:e>
                  </m:d>
                  <m:r>
                    <w:ins w:id="415" w:author="T179966" w:date="2025-09-13T17:27:00Z" w16du:dateUtc="2025-09-13T09:27:00Z">
                      <w:rPr>
                        <w:rFonts w:ascii="Cambria Math" w:eastAsia="楷体" w:hAnsi="楷体"/>
                        <w:szCs w:val="21"/>
                      </w:rPr>
                      <m:t>}</m:t>
                    </w:ins>
                  </m:r>
                </m:e>
              </m:mr>
            </m:m>
            <m:ctrlPr>
              <w:ins w:id="416" w:author="T179966" w:date="2025-09-13T17:27:00Z" w16du:dateUtc="2025-09-13T09:27:00Z">
                <w:rPr>
                  <w:rFonts w:ascii="Cambria Math" w:eastAsia="楷体" w:hAnsi="Cambria Math" w:hint="eastAsia"/>
                  <w:i/>
                  <w:szCs w:val="21"/>
                </w:rPr>
              </w:ins>
            </m:ctrlPr>
          </m:e>
        </m:d>
      </m:oMath>
      <w:del w:id="417" w:author="T179966" w:date="2025-09-13T17:27:00Z" w16du:dateUtc="2025-09-13T09:27:00Z">
        <w:r w:rsidDel="000519FC">
          <w:rPr>
            <w:rFonts w:ascii="楷体" w:eastAsia="楷体" w:hAnsi="楷体"/>
            <w:szCs w:val="21"/>
          </w:rPr>
          <w:object w:dxaOrig="5000" w:dyaOrig="1200" w14:anchorId="3ABD780D">
            <v:shape id="_x0000_i1063" type="#_x0000_t75" style="width:249.75pt;height:60pt" o:ole="">
              <v:imagedata r:id="rId82" o:title=""/>
            </v:shape>
            <o:OLEObject Type="Embed" ProgID="Equation.3" ShapeID="_x0000_i1063" DrawAspect="Content" ObjectID="_1837502501" r:id="rId83"/>
          </w:object>
        </w:r>
      </w:del>
      <w:r>
        <w:rPr>
          <w:rFonts w:ascii="楷体" w:eastAsia="楷体" w:hAnsi="楷体"/>
          <w:szCs w:val="21"/>
        </w:rPr>
        <w:t xml:space="preserve">            </w:t>
      </w:r>
      <w:r>
        <w:rPr>
          <w:rFonts w:ascii="楷体" w:eastAsia="楷体" w:hAnsi="楷体" w:hint="eastAsia"/>
          <w:szCs w:val="21"/>
        </w:rPr>
        <w:t>（5）</w:t>
      </w:r>
    </w:p>
    <w:p w14:paraId="3FAE42E6" w14:textId="7D161ECD" w:rsidR="00DA4276" w:rsidDel="00F03C77" w:rsidRDefault="00000000">
      <w:pPr>
        <w:spacing w:line="300" w:lineRule="auto"/>
        <w:jc w:val="left"/>
        <w:rPr>
          <w:del w:id="418" w:author="T179966" w:date="2025-09-13T17:13:00Z" w16du:dateUtc="2025-09-13T09:13:00Z"/>
          <w:rFonts w:ascii="楷体" w:eastAsia="楷体" w:hAnsi="楷体" w:hint="eastAsia"/>
          <w:szCs w:val="21"/>
        </w:rPr>
      </w:pPr>
      <w:del w:id="419" w:author="T179966" w:date="2025-09-13T17:13:00Z" w16du:dateUtc="2025-09-13T09:13:00Z">
        <w:r w:rsidDel="00F03C77">
          <w:rPr>
            <w:rFonts w:ascii="楷体" w:eastAsia="楷体" w:hAnsi="楷体" w:hint="eastAsia"/>
            <w:szCs w:val="21"/>
          </w:rPr>
          <w:delText>评论网络HG的构建算法如下所示。</w:delText>
        </w:r>
      </w:del>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8306"/>
      </w:tblGrid>
      <w:tr w:rsidR="00DA4276" w:rsidDel="00F03C77" w14:paraId="3E817C6C" w14:textId="23B46F26">
        <w:trPr>
          <w:trHeight w:val="241"/>
          <w:del w:id="420" w:author="T179966" w:date="2025-09-13T17:13:00Z"/>
        </w:trPr>
        <w:tc>
          <w:tcPr>
            <w:tcW w:w="9968" w:type="dxa"/>
          </w:tcPr>
          <w:p w14:paraId="7647E0A1" w14:textId="623844CE" w:rsidR="00DA4276" w:rsidDel="00F03C77" w:rsidRDefault="00000000">
            <w:pPr>
              <w:spacing w:line="300" w:lineRule="auto"/>
              <w:rPr>
                <w:del w:id="421" w:author="T179966" w:date="2025-09-13T17:13:00Z" w16du:dateUtc="2025-09-13T09:13:00Z"/>
                <w:rFonts w:ascii="楷体" w:eastAsia="楷体" w:hAnsi="楷体" w:hint="eastAsia"/>
                <w:szCs w:val="21"/>
              </w:rPr>
            </w:pPr>
            <w:del w:id="422" w:author="T179966" w:date="2025-09-13T17:13:00Z" w16du:dateUtc="2025-09-13T09:13:00Z">
              <w:r w:rsidDel="00F03C77">
                <w:rPr>
                  <w:rFonts w:ascii="楷体" w:eastAsia="楷体" w:hAnsi="楷体"/>
                  <w:szCs w:val="21"/>
                </w:rPr>
                <w:delText>算法 1 评论网络构建</w:delText>
              </w:r>
            </w:del>
          </w:p>
        </w:tc>
      </w:tr>
      <w:tr w:rsidR="00DA4276" w:rsidDel="00F03C77" w14:paraId="3F12AD8C" w14:textId="7EE6129B">
        <w:trPr>
          <w:trHeight w:val="5613"/>
          <w:del w:id="423" w:author="T179966" w:date="2025-09-13T17:13:00Z"/>
        </w:trPr>
        <w:tc>
          <w:tcPr>
            <w:tcW w:w="9968" w:type="dxa"/>
          </w:tcPr>
          <w:p w14:paraId="477E16B1" w14:textId="683F0A95" w:rsidR="00DA4276" w:rsidDel="0033548A" w:rsidRDefault="006228D2">
            <w:pPr>
              <w:numPr>
                <w:ilvl w:val="0"/>
                <w:numId w:val="16"/>
              </w:numPr>
              <w:spacing w:beforeLines="50" w:before="156" w:line="300" w:lineRule="auto"/>
              <w:rPr>
                <w:del w:id="424" w:author="T179966" w:date="2025-09-13T16:39:00Z" w16du:dateUtc="2025-09-13T08:39:00Z"/>
                <w:rFonts w:ascii="楷体" w:eastAsia="楷体" w:hAnsi="楷体" w:hint="eastAsia"/>
                <w:szCs w:val="21"/>
              </w:rPr>
              <w:pPrChange w:id="425" w:author="T179966" w:date="2025-09-13T17:27:00Z" w16du:dateUtc="2025-09-13T09:27:00Z">
                <w:pPr>
                  <w:spacing w:line="300" w:lineRule="auto"/>
                </w:pPr>
              </w:pPrChange>
            </w:pPr>
            <w:bookmarkStart w:id="426" w:name="OLE_LINK3"/>
            <w:del w:id="427" w:author="T179966" w:date="2025-09-13T17:13:00Z" w16du:dateUtc="2025-09-13T09:13:00Z">
              <w:r w:rsidDel="00F03C77">
                <w:rPr>
                  <w:rFonts w:ascii="楷体" w:eastAsia="楷体" w:hAnsi="楷体" w:hint="eastAsia"/>
                  <w:szCs w:val="21"/>
                </w:rPr>
                <w:delText>数据</w:delText>
              </w:r>
              <w:r w:rsidDel="00F03C77">
                <w:rPr>
                  <w:rFonts w:ascii="楷体" w:eastAsia="楷体" w:hAnsi="楷体"/>
                  <w:szCs w:val="21"/>
                </w:rPr>
                <w:delText>：</w:delText>
              </w:r>
              <w:r w:rsidDel="00F03C77">
                <w:rPr>
                  <w:rFonts w:ascii="楷体" w:eastAsia="楷体" w:hAnsi="楷体" w:hint="eastAsia"/>
                  <w:szCs w:val="21"/>
                </w:rPr>
                <w:delText>新闻节点N，读者节点r，</w:delText>
              </w:r>
              <w:r w:rsidR="003125F1" w:rsidDel="00F03C77">
                <w:rPr>
                  <w:rFonts w:ascii="楷体" w:eastAsia="楷体" w:hAnsi="楷体" w:hint="eastAsia"/>
                  <w:szCs w:val="21"/>
                </w:rPr>
                <w:delText>读者R，</w:delText>
              </w:r>
              <w:r w:rsidDel="00F03C77">
                <w:rPr>
                  <w:rFonts w:ascii="楷体" w:eastAsia="楷体" w:hAnsi="楷体" w:hint="eastAsia"/>
                  <w:szCs w:val="21"/>
                </w:rPr>
                <w:delText>读者特征空间P，图规模m，父节点集合F,</w:delText>
              </w:r>
            </w:del>
            <w:del w:id="428" w:author="T179966" w:date="2025-09-13T16:43:00Z" w16du:dateUtc="2025-09-13T08:43:00Z">
              <w:r w:rsidRPr="006228D2" w:rsidDel="0033548A">
                <w:rPr>
                  <w:rFonts w:ascii="楷体" w:eastAsia="楷体" w:hAnsi="楷体"/>
                  <w:szCs w:val="21"/>
                </w:rPr>
                <w:delText>α</w:delText>
              </w:r>
            </w:del>
            <w:del w:id="429" w:author="T179966" w:date="2025-09-13T17:13:00Z" w16du:dateUtc="2025-09-13T09:13:00Z">
              <w:r w:rsidRPr="006228D2" w:rsidDel="00F03C77">
                <w:rPr>
                  <w:rFonts w:ascii="楷体" w:eastAsia="楷体" w:hAnsi="楷体"/>
                  <w:szCs w:val="21"/>
                </w:rPr>
                <w:delText>控制对新闻评论的概率；</w:delText>
              </w:r>
            </w:del>
            <w:del w:id="430" w:author="T179966" w:date="2025-09-13T16:43:00Z" w16du:dateUtc="2025-09-13T08:43:00Z">
              <w:r w:rsidRPr="006228D2" w:rsidDel="0033548A">
                <w:rPr>
                  <w:rFonts w:ascii="楷体" w:eastAsia="楷体" w:hAnsi="楷体"/>
                  <w:szCs w:val="21"/>
                </w:rPr>
                <w:delText>β</w:delText>
              </w:r>
            </w:del>
            <w:del w:id="431" w:author="T179966" w:date="2025-09-13T17:13:00Z" w16du:dateUtc="2025-09-13T09:13:00Z">
              <w:r w:rsidRPr="006228D2" w:rsidDel="00F03C77">
                <w:rPr>
                  <w:rFonts w:ascii="楷体" w:eastAsia="楷体" w:hAnsi="楷体"/>
                  <w:szCs w:val="21"/>
                </w:rPr>
                <w:delText>控制树的高度和宽度的平衡；</w:delText>
              </w:r>
            </w:del>
            <w:del w:id="432" w:author="T179966" w:date="2025-09-13T16:43:00Z" w16du:dateUtc="2025-09-13T08:43:00Z">
              <w:r w:rsidRPr="006228D2" w:rsidDel="0033548A">
                <w:rPr>
                  <w:rFonts w:ascii="楷体" w:eastAsia="楷体" w:hAnsi="楷体"/>
                  <w:szCs w:val="21"/>
                </w:rPr>
                <w:delText>k</w:delText>
              </w:r>
            </w:del>
            <w:del w:id="433" w:author="T179966" w:date="2025-09-13T17:13:00Z" w16du:dateUtc="2025-09-13T09:13:00Z">
              <w:r w:rsidRPr="006228D2" w:rsidDel="00F03C77">
                <w:rPr>
                  <w:rFonts w:ascii="楷体" w:eastAsia="楷体" w:hAnsi="楷体"/>
                  <w:szCs w:val="21"/>
                </w:rPr>
                <w:delText>控制候选集大小。</w:delText>
              </w:r>
              <w:r w:rsidDel="00F03C77">
                <w:rPr>
                  <w:rFonts w:ascii="楷体" w:eastAsia="楷体" w:hAnsi="楷体"/>
                  <w:szCs w:val="21"/>
                </w:rPr>
                <w:delText>,父类边</w:delText>
              </w:r>
            </w:del>
            <m:oMath>
              <m:sSub>
                <m:sSubPr>
                  <m:ctrlPr>
                    <w:ins w:id="434" w:author="T179966" w:date="2025-09-13T17:27:00Z" w16du:dateUtc="2025-09-13T09:27:00Z">
                      <w:rPr>
                        <w:rFonts w:ascii="Cambria Math" w:eastAsia="楷体" w:hAnsi="Cambria Math"/>
                        <w:i/>
                        <w:szCs w:val="21"/>
                      </w:rPr>
                    </w:ins>
                  </m:ctrlPr>
                </m:sSubPr>
                <m:e>
                  <m:r>
                    <w:ins w:id="435" w:author="T179966" w:date="2025-09-13T17:27:00Z" w16du:dateUtc="2025-09-13T09:27:00Z">
                      <w:rPr>
                        <w:rFonts w:ascii="Cambria Math" w:eastAsia="楷体" w:hAnsi="Cambria Math"/>
                        <w:szCs w:val="21"/>
                      </w:rPr>
                      <m:t>V</m:t>
                    </w:ins>
                  </m:r>
                </m:e>
                <m:sub>
                  <m:r>
                    <w:ins w:id="436" w:author="T179966" w:date="2025-09-13T17:27:00Z" w16du:dateUtc="2025-09-13T09:27:00Z">
                      <w:rPr>
                        <w:rFonts w:ascii="Cambria Math" w:eastAsia="楷体" w:hAnsi="Cambria Math"/>
                        <w:szCs w:val="21"/>
                      </w:rPr>
                      <m:t>F</m:t>
                    </w:ins>
                  </m:r>
                </m:sub>
              </m:sSub>
            </m:oMath>
            <w:del w:id="437" w:author="T179966" w:date="2025-09-13T17:13:00Z" w16du:dateUtc="2025-09-13T09:13:00Z">
              <w:r w:rsidDel="00F03C77">
                <w:rPr>
                  <w:rFonts w:ascii="楷体" w:eastAsia="楷体" w:hAnsi="楷体"/>
                  <w:position w:val="-10"/>
                  <w:szCs w:val="21"/>
                </w:rPr>
                <w:object w:dxaOrig="320" w:dyaOrig="340" w14:anchorId="54FD42CF">
                  <v:shape id="_x0000_i1064" type="#_x0000_t75" style="width:15.75pt;height:17.25pt" o:ole="">
                    <v:imagedata r:id="rId84" o:title=""/>
                  </v:shape>
                  <o:OLEObject Type="Embed" ProgID="Equation.3" ShapeID="_x0000_i1064" DrawAspect="Content" ObjectID="_1837502502" r:id="rId85"/>
                </w:object>
              </w:r>
              <w:r w:rsidDel="00F03C77">
                <w:rPr>
                  <w:rFonts w:ascii="楷体" w:eastAsia="楷体" w:hAnsi="楷体"/>
                  <w:szCs w:val="21"/>
                </w:rPr>
                <w:delText>，意图边</w:delText>
              </w:r>
            </w:del>
            <m:oMath>
              <m:sSub>
                <m:sSubPr>
                  <m:ctrlPr>
                    <w:ins w:id="438" w:author="T179966" w:date="2025-09-13T17:27:00Z" w16du:dateUtc="2025-09-13T09:27:00Z">
                      <w:rPr>
                        <w:rFonts w:ascii="Cambria Math" w:eastAsia="楷体" w:hAnsi="Cambria Math"/>
                        <w:i/>
                        <w:szCs w:val="21"/>
                      </w:rPr>
                    </w:ins>
                  </m:ctrlPr>
                </m:sSubPr>
                <m:e>
                  <m:r>
                    <w:ins w:id="439" w:author="T179966" w:date="2025-09-13T17:27:00Z" w16du:dateUtc="2025-09-13T09:27:00Z">
                      <w:rPr>
                        <w:rFonts w:ascii="Cambria Math" w:eastAsia="楷体" w:hAnsi="Cambria Math"/>
                        <w:szCs w:val="21"/>
                      </w:rPr>
                      <m:t>V</m:t>
                    </w:ins>
                  </m:r>
                </m:e>
                <m:sub>
                  <m:r>
                    <w:ins w:id="440" w:author="T179966" w:date="2025-09-13T17:27:00Z" w16du:dateUtc="2025-09-13T09:27:00Z">
                      <w:rPr>
                        <w:rFonts w:ascii="Cambria Math" w:eastAsia="楷体" w:hAnsi="Cambria Math"/>
                        <w:szCs w:val="21"/>
                      </w:rPr>
                      <m:t>I</m:t>
                    </w:ins>
                  </m:r>
                </m:sub>
              </m:sSub>
            </m:oMath>
            <w:del w:id="441" w:author="T179966" w:date="2025-09-13T17:13:00Z" w16du:dateUtc="2025-09-13T09:13:00Z">
              <w:r w:rsidDel="00F03C77">
                <w:rPr>
                  <w:rFonts w:ascii="楷体" w:eastAsia="楷体" w:hAnsi="楷体"/>
                  <w:position w:val="-10"/>
                  <w:szCs w:val="21"/>
                </w:rPr>
                <w:object w:dxaOrig="279" w:dyaOrig="340" w14:anchorId="797136F9">
                  <v:shape id="_x0000_i1065" type="#_x0000_t75" style="width:14.25pt;height:17.25pt" o:ole="">
                    <v:imagedata r:id="rId86" o:title=""/>
                  </v:shape>
                  <o:OLEObject Type="Embed" ProgID="Equation.3" ShapeID="_x0000_i1065" DrawAspect="Content" ObjectID="_1837502503" r:id="rId87"/>
                </w:object>
              </w:r>
              <w:r w:rsidDel="00F03C77">
                <w:rPr>
                  <w:rFonts w:ascii="楷体" w:eastAsia="楷体" w:hAnsi="楷体"/>
                  <w:szCs w:val="21"/>
                </w:rPr>
                <w:delText>，相似边</w:delText>
              </w:r>
            </w:del>
            <m:oMath>
              <m:sSub>
                <m:sSubPr>
                  <m:ctrlPr>
                    <w:ins w:id="442" w:author="T179966" w:date="2025-09-13T17:27:00Z" w16du:dateUtc="2025-09-13T09:27:00Z">
                      <w:rPr>
                        <w:rFonts w:ascii="Cambria Math" w:eastAsia="楷体" w:hAnsi="Cambria Math"/>
                        <w:i/>
                        <w:szCs w:val="21"/>
                      </w:rPr>
                    </w:ins>
                  </m:ctrlPr>
                </m:sSubPr>
                <m:e>
                  <m:r>
                    <w:ins w:id="443" w:author="T179966" w:date="2025-09-13T17:27:00Z" w16du:dateUtc="2025-09-13T09:27:00Z">
                      <w:rPr>
                        <w:rFonts w:ascii="Cambria Math" w:eastAsia="楷体" w:hAnsi="Cambria Math"/>
                        <w:szCs w:val="21"/>
                      </w:rPr>
                      <m:t>V</m:t>
                    </w:ins>
                  </m:r>
                </m:e>
                <m:sub>
                  <m:r>
                    <w:ins w:id="444" w:author="T179966" w:date="2025-09-13T17:27:00Z" w16du:dateUtc="2025-09-13T09:27:00Z">
                      <w:rPr>
                        <w:rFonts w:ascii="Cambria Math" w:eastAsia="楷体" w:hAnsi="Cambria Math"/>
                        <w:szCs w:val="21"/>
                      </w:rPr>
                      <m:t>s</m:t>
                    </w:ins>
                  </m:r>
                </m:sub>
              </m:sSub>
            </m:oMath>
            <w:del w:id="445" w:author="T179966" w:date="2025-09-13T17:13:00Z" w16du:dateUtc="2025-09-13T09:13:00Z">
              <w:r w:rsidDel="00F03C77">
                <w:rPr>
                  <w:rFonts w:ascii="楷体" w:eastAsia="楷体" w:hAnsi="楷体"/>
                  <w:position w:val="-12"/>
                  <w:szCs w:val="21"/>
                </w:rPr>
                <w:object w:dxaOrig="300" w:dyaOrig="360" w14:anchorId="69C3B891">
                  <v:shape id="_x0000_i1066" type="#_x0000_t75" style="width:15pt;height:18pt" o:ole="">
                    <v:imagedata r:id="rId88" o:title=""/>
                  </v:shape>
                  <o:OLEObject Type="Embed" ProgID="Equation.3" ShapeID="_x0000_i1066" DrawAspect="Content" ObjectID="_1837502504" r:id="rId89"/>
                </w:object>
              </w:r>
              <w:r w:rsidDel="00F03C77">
                <w:rPr>
                  <w:rFonts w:ascii="楷体" w:eastAsia="楷体" w:hAnsi="楷体" w:hint="eastAsia"/>
                  <w:szCs w:val="21"/>
                </w:rPr>
                <w:delText>，点赞边</w:delText>
              </w:r>
            </w:del>
            <m:oMath>
              <m:sSub>
                <m:sSubPr>
                  <m:ctrlPr>
                    <w:ins w:id="446" w:author="T179966" w:date="2025-09-13T17:27:00Z" w16du:dateUtc="2025-09-13T09:27:00Z">
                      <w:rPr>
                        <w:rFonts w:ascii="Cambria Math" w:eastAsia="楷体" w:hAnsi="楷体"/>
                        <w:i/>
                        <w:szCs w:val="21"/>
                      </w:rPr>
                    </w:ins>
                  </m:ctrlPr>
                </m:sSubPr>
                <m:e>
                  <m:r>
                    <w:ins w:id="447" w:author="T179966" w:date="2025-09-13T17:27:00Z" w16du:dateUtc="2025-09-13T09:27:00Z">
                      <w:rPr>
                        <w:rFonts w:ascii="Cambria Math" w:eastAsia="楷体" w:hAnsi="楷体"/>
                        <w:szCs w:val="21"/>
                      </w:rPr>
                      <m:t>V</m:t>
                    </w:ins>
                  </m:r>
                </m:e>
                <m:sub>
                  <m:r>
                    <w:ins w:id="448" w:author="T179966" w:date="2025-09-13T17:27:00Z" w16du:dateUtc="2025-09-13T09:27:00Z">
                      <w:rPr>
                        <w:rFonts w:ascii="Cambria Math" w:eastAsia="楷体" w:hAnsi="楷体"/>
                        <w:szCs w:val="21"/>
                      </w:rPr>
                      <m:t>a</m:t>
                    </w:ins>
                  </m:r>
                </m:sub>
              </m:sSub>
            </m:oMath>
            <w:del w:id="449" w:author="T179966" w:date="2025-09-13T17:13:00Z" w16du:dateUtc="2025-09-13T09:13:00Z">
              <w:r w:rsidDel="00F03C77">
                <w:rPr>
                  <w:rFonts w:ascii="楷体" w:eastAsia="楷体" w:hAnsi="楷体" w:hint="eastAsia"/>
                  <w:position w:val="-12"/>
                  <w:szCs w:val="21"/>
                </w:rPr>
                <w:object w:dxaOrig="320" w:dyaOrig="360" w14:anchorId="3A3E41FE">
                  <v:shape id="_x0000_i1067" type="#_x0000_t75" style="width:15.75pt;height:18pt" o:ole="">
                    <v:imagedata r:id="rId90" o:title=""/>
                  </v:shape>
                  <o:OLEObject Type="Embed" ProgID="Equation.3" ShapeID="_x0000_i1067" DrawAspect="Content" ObjectID="_1837502505" r:id="rId91"/>
                </w:object>
              </w:r>
            </w:del>
          </w:p>
          <w:p w14:paraId="088EFF7F" w14:textId="5F37D24A" w:rsidR="00DA4276" w:rsidDel="0033548A" w:rsidRDefault="00DA4276">
            <w:pPr>
              <w:spacing w:line="300" w:lineRule="auto"/>
              <w:rPr>
                <w:del w:id="450" w:author="T179966" w:date="2025-09-13T16:38:00Z" w16du:dateUtc="2025-09-13T08:38:00Z"/>
                <w:rFonts w:ascii="楷体" w:eastAsia="楷体" w:hAnsi="楷体" w:hint="eastAsia"/>
                <w:szCs w:val="21"/>
              </w:rPr>
            </w:pPr>
          </w:p>
          <w:p w14:paraId="39B0FF48" w14:textId="5091BA36" w:rsidR="00DA4276" w:rsidDel="00F03C77" w:rsidRDefault="00000000">
            <w:pPr>
              <w:spacing w:line="300" w:lineRule="auto"/>
              <w:rPr>
                <w:del w:id="451" w:author="T179966" w:date="2025-09-13T17:13:00Z" w16du:dateUtc="2025-09-13T09:13:00Z"/>
                <w:rFonts w:ascii="楷体" w:eastAsia="楷体" w:hAnsi="楷体" w:hint="eastAsia"/>
                <w:szCs w:val="21"/>
              </w:rPr>
            </w:pPr>
            <w:del w:id="452" w:author="T179966" w:date="2025-09-13T17:13:00Z" w16du:dateUtc="2025-09-13T09:13:00Z">
              <w:r w:rsidDel="00F03C77">
                <w:rPr>
                  <w:rFonts w:ascii="楷体" w:eastAsia="楷体" w:hAnsi="楷体"/>
                  <w:szCs w:val="21"/>
                </w:rPr>
                <w:delText>输出：评论网络</w:delText>
              </w:r>
              <w:r w:rsidDel="00F03C77">
                <w:rPr>
                  <w:rFonts w:ascii="楷体" w:eastAsia="楷体" w:hAnsi="楷体" w:hint="eastAsia"/>
                  <w:szCs w:val="21"/>
                </w:rPr>
                <w:delText>HG</w:delText>
              </w:r>
            </w:del>
          </w:p>
          <w:p w14:paraId="20219E35" w14:textId="35F3BC0D" w:rsidR="006228D2" w:rsidDel="00F03C77" w:rsidRDefault="006228D2">
            <w:pPr>
              <w:spacing w:line="300" w:lineRule="auto"/>
              <w:rPr>
                <w:del w:id="453" w:author="T179966" w:date="2025-09-13T17:13:00Z" w16du:dateUtc="2025-09-13T09:13:00Z"/>
                <w:rFonts w:ascii="楷体" w:eastAsia="楷体" w:hAnsi="楷体" w:hint="eastAsia"/>
                <w:szCs w:val="21"/>
              </w:rPr>
            </w:pPr>
            <w:del w:id="454" w:author="T179966" w:date="2025-09-13T17:13:00Z" w16du:dateUtc="2025-09-13T09:13:00Z">
              <w:r w:rsidDel="00F03C77">
                <w:rPr>
                  <w:rFonts w:ascii="楷体" w:eastAsia="楷体" w:hAnsi="楷体" w:hint="eastAsia"/>
                  <w:szCs w:val="21"/>
                </w:rPr>
                <w:delText>V = [N]</w:delText>
              </w:r>
            </w:del>
          </w:p>
          <w:p w14:paraId="5BE7E25A" w14:textId="35650D6E" w:rsidR="006228D2" w:rsidDel="00F03C77" w:rsidRDefault="006228D2">
            <w:pPr>
              <w:spacing w:line="300" w:lineRule="auto"/>
              <w:rPr>
                <w:del w:id="455" w:author="T179966" w:date="2025-09-13T17:13:00Z" w16du:dateUtc="2025-09-13T09:13:00Z"/>
                <w:rFonts w:ascii="楷体" w:eastAsia="楷体" w:hAnsi="楷体" w:hint="eastAsia"/>
                <w:szCs w:val="21"/>
              </w:rPr>
            </w:pPr>
            <w:del w:id="456" w:author="T179966" w:date="2025-09-13T17:13:00Z" w16du:dateUtc="2025-09-13T09:13:00Z">
              <w:r w:rsidDel="00F03C77">
                <w:rPr>
                  <w:rFonts w:ascii="楷体" w:eastAsia="楷体" w:hAnsi="楷体" w:hint="eastAsia"/>
                  <w:szCs w:val="21"/>
                </w:rPr>
                <w:delText>E = []</w:delText>
              </w:r>
            </w:del>
          </w:p>
          <w:p w14:paraId="546E456C" w14:textId="0ED7F1D9" w:rsidR="006228D2" w:rsidDel="00F03C77" w:rsidRDefault="006228D2">
            <w:pPr>
              <w:spacing w:line="300" w:lineRule="auto"/>
              <w:rPr>
                <w:del w:id="457" w:author="T179966" w:date="2025-09-13T17:13:00Z" w16du:dateUtc="2025-09-13T09:13:00Z"/>
                <w:rFonts w:ascii="楷体" w:eastAsia="楷体" w:hAnsi="楷体" w:hint="eastAsia"/>
                <w:szCs w:val="21"/>
              </w:rPr>
            </w:pPr>
            <w:del w:id="458" w:author="T179966" w:date="2025-09-13T17:13:00Z" w16du:dateUtc="2025-09-13T09:13:00Z">
              <w:r w:rsidDel="00F03C77">
                <w:rPr>
                  <w:rFonts w:ascii="楷体" w:eastAsia="楷体" w:hAnsi="楷体" w:hint="eastAsia"/>
                  <w:szCs w:val="21"/>
                </w:rPr>
                <w:delText>F = [N</w:delText>
              </w:r>
              <w:r w:rsidDel="00F03C77">
                <w:rPr>
                  <w:rFonts w:ascii="楷体" w:eastAsia="楷体" w:hAnsi="楷体"/>
                  <w:szCs w:val="21"/>
                </w:rPr>
                <w:delText>]</w:delText>
              </w:r>
            </w:del>
          </w:p>
          <w:p w14:paraId="50960476" w14:textId="095AB43D" w:rsidR="006228D2" w:rsidDel="00F03C77" w:rsidRDefault="006228D2">
            <w:pPr>
              <w:spacing w:line="300" w:lineRule="auto"/>
              <w:rPr>
                <w:del w:id="459" w:author="T179966" w:date="2025-09-13T17:13:00Z" w16du:dateUtc="2025-09-13T09:13:00Z"/>
                <w:rFonts w:ascii="楷体" w:eastAsia="楷体" w:hAnsi="楷体" w:hint="eastAsia"/>
                <w:szCs w:val="21"/>
              </w:rPr>
            </w:pPr>
            <w:del w:id="460" w:author="T179966" w:date="2025-09-13T17:13:00Z" w16du:dateUtc="2025-09-13T09:13:00Z">
              <w:r w:rsidDel="00F03C77">
                <w:rPr>
                  <w:rFonts w:ascii="楷体" w:eastAsia="楷体" w:hAnsi="楷体" w:hint="eastAsia"/>
                  <w:szCs w:val="21"/>
                </w:rPr>
                <w:delText>H 记录节点的高度</w:delText>
              </w:r>
            </w:del>
          </w:p>
          <w:p w14:paraId="312342F0" w14:textId="26A10FF0" w:rsidR="0033548A" w:rsidDel="006A579F" w:rsidRDefault="006228D2" w:rsidP="0033548A">
            <w:pPr>
              <w:spacing w:line="300" w:lineRule="auto"/>
              <w:rPr>
                <w:del w:id="461" w:author="T179966" w:date="2025-09-13T16:59:00Z" w16du:dateUtc="2025-09-13T08:59:00Z"/>
                <w:rFonts w:ascii="楷体" w:eastAsia="楷体" w:hAnsi="楷体" w:hint="eastAsia"/>
                <w:szCs w:val="21"/>
              </w:rPr>
            </w:pPr>
            <w:del w:id="462" w:author="T179966" w:date="2025-09-13T17:13:00Z" w16du:dateUtc="2025-09-13T09:13:00Z">
              <w:r w:rsidDel="00F03C77">
                <w:rPr>
                  <w:rFonts w:ascii="楷体" w:eastAsia="楷体" w:hAnsi="楷体" w:hint="eastAsia"/>
                  <w:szCs w:val="21"/>
                </w:rPr>
                <w:delText>W 记录节点的宽度</w:delText>
              </w:r>
            </w:del>
          </w:p>
          <w:p w14:paraId="563E42A6" w14:textId="56DC9B35" w:rsidR="00DA4276" w:rsidDel="006A579F" w:rsidRDefault="00000000">
            <w:pPr>
              <w:spacing w:line="300" w:lineRule="auto"/>
              <w:rPr>
                <w:del w:id="463" w:author="T179966" w:date="2025-09-13T16:59:00Z" w16du:dateUtc="2025-09-13T08:59:00Z"/>
                <w:rFonts w:ascii="楷体" w:eastAsia="楷体" w:hAnsi="楷体" w:hint="eastAsia"/>
                <w:szCs w:val="21"/>
              </w:rPr>
            </w:pPr>
            <w:del w:id="464" w:author="T179966" w:date="2025-09-13T16:59:00Z" w16du:dateUtc="2025-09-13T08:59:00Z">
              <w:r w:rsidDel="006A579F">
                <w:rPr>
                  <w:rFonts w:ascii="楷体" w:eastAsia="楷体" w:hAnsi="楷体"/>
                  <w:szCs w:val="21"/>
                </w:rPr>
                <w:delText>1:for i=1,...,</w:delText>
              </w:r>
              <w:r w:rsidR="006228D2" w:rsidDel="006A579F">
                <w:rPr>
                  <w:rFonts w:ascii="楷体" w:eastAsia="楷体" w:hAnsi="楷体" w:hint="eastAsia"/>
                  <w:szCs w:val="21"/>
                </w:rPr>
                <w:delText>m</w:delText>
              </w:r>
              <w:r w:rsidDel="006A579F">
                <w:rPr>
                  <w:rFonts w:ascii="楷体" w:eastAsia="楷体" w:hAnsi="楷体"/>
                  <w:szCs w:val="21"/>
                </w:rPr>
                <w:delText xml:space="preserve"> do</w:delText>
              </w:r>
            </w:del>
          </w:p>
          <w:p w14:paraId="2D8FBDD0" w14:textId="236ABF72" w:rsidR="00DA4276" w:rsidDel="006A579F" w:rsidRDefault="00000000">
            <w:pPr>
              <w:numPr>
                <w:ilvl w:val="0"/>
                <w:numId w:val="16"/>
              </w:numPr>
              <w:spacing w:beforeLines="50" w:before="156" w:line="300" w:lineRule="auto"/>
              <w:rPr>
                <w:del w:id="465" w:author="T179966" w:date="2025-09-13T16:59:00Z" w16du:dateUtc="2025-09-13T08:59:00Z"/>
                <w:rFonts w:ascii="楷体" w:eastAsia="楷体" w:hAnsi="楷体" w:hint="eastAsia"/>
                <w:szCs w:val="21"/>
              </w:rPr>
              <w:pPrChange w:id="466" w:author="T179966" w:date="2025-09-13T17:27:00Z" w16du:dateUtc="2025-09-13T09:27:00Z">
                <w:pPr>
                  <w:spacing w:line="300" w:lineRule="auto"/>
                </w:pPr>
              </w:pPrChange>
            </w:pPr>
            <w:del w:id="467" w:author="T179966" w:date="2025-09-13T16:59:00Z" w16du:dateUtc="2025-09-13T08:59:00Z">
              <w:r w:rsidDel="006A579F">
                <w:rPr>
                  <w:rFonts w:ascii="楷体" w:eastAsia="楷体" w:hAnsi="楷体"/>
                  <w:szCs w:val="21"/>
                </w:rPr>
                <w:delText xml:space="preserve">2:    </w:delText>
              </w:r>
              <w:r w:rsidR="003125F1" w:rsidDel="006A579F">
                <w:rPr>
                  <w:rFonts w:ascii="楷体" w:eastAsia="楷体" w:hAnsi="楷体" w:hint="eastAsia"/>
                  <w:szCs w:val="21"/>
                </w:rPr>
                <w:delText>R</w:delText>
              </w:r>
            </w:del>
            <m:oMath>
              <m:r>
                <w:ins w:id="468" w:author="T179966" w:date="2025-09-13T17:27:00Z" w16du:dateUtc="2025-09-13T09:27:00Z">
                  <w:rPr>
                    <w:rFonts w:ascii="Cambria Math" w:eastAsia="楷体" w:hAnsi="楷体"/>
                    <w:szCs w:val="21"/>
                  </w:rPr>
                  <m:t>←</m:t>
                </w:ins>
              </m:r>
            </m:oMath>
            <w:del w:id="469" w:author="T179966" w:date="2025-09-13T16:59:00Z" w16du:dateUtc="2025-09-13T08:59:00Z">
              <w:r w:rsidDel="006A579F">
                <w:rPr>
                  <w:rFonts w:ascii="楷体" w:eastAsia="楷体" w:hAnsi="楷体"/>
                  <w:szCs w:val="21"/>
                </w:rPr>
                <w:object w:dxaOrig="300" w:dyaOrig="220" w14:anchorId="59A916CB">
                  <v:shape id="_x0000_i1068" type="#_x0000_t75" style="width:15pt;height:11.25pt" o:ole="">
                    <v:imagedata r:id="rId92" o:title=""/>
                  </v:shape>
                  <o:OLEObject Type="Embed" ProgID="Equation.3" ShapeID="_x0000_i1068" DrawAspect="Content" ObjectID="_1837502506" r:id="rId93"/>
                </w:object>
              </w:r>
              <w:r w:rsidDel="006A579F">
                <w:rPr>
                  <w:rFonts w:ascii="楷体" w:eastAsia="楷体" w:hAnsi="楷体"/>
                  <w:szCs w:val="21"/>
                </w:rPr>
                <w:delText>P</w:delText>
              </w:r>
            </w:del>
          </w:p>
          <w:p w14:paraId="7E71906D" w14:textId="6D886F9F" w:rsidR="00DA4276" w:rsidDel="006A579F" w:rsidRDefault="00000000">
            <w:pPr>
              <w:spacing w:line="300" w:lineRule="auto"/>
              <w:rPr>
                <w:del w:id="470" w:author="T179966" w:date="2025-09-13T16:59:00Z" w16du:dateUtc="2025-09-13T08:59:00Z"/>
                <w:rFonts w:ascii="楷体" w:eastAsia="楷体" w:hAnsi="楷体" w:hint="eastAsia"/>
                <w:szCs w:val="21"/>
              </w:rPr>
            </w:pPr>
            <w:del w:id="471" w:author="T179966" w:date="2025-09-13T16:59:00Z" w16du:dateUtc="2025-09-13T08:59:00Z">
              <w:r w:rsidDel="006A579F">
                <w:rPr>
                  <w:rFonts w:ascii="楷体" w:eastAsia="楷体" w:hAnsi="楷体"/>
                  <w:szCs w:val="21"/>
                </w:rPr>
                <w:delText>3:    if i==1</w:delText>
              </w:r>
            </w:del>
          </w:p>
          <w:p w14:paraId="66B70FC3" w14:textId="2912C22B" w:rsidR="003125F1" w:rsidDel="006A579F" w:rsidRDefault="00000000">
            <w:pPr>
              <w:spacing w:line="300" w:lineRule="auto"/>
              <w:rPr>
                <w:del w:id="472" w:author="T179966" w:date="2025-09-13T16:59:00Z" w16du:dateUtc="2025-09-13T08:59:00Z"/>
                <w:rFonts w:ascii="楷体" w:eastAsia="楷体" w:hAnsi="楷体" w:hint="eastAsia"/>
                <w:szCs w:val="21"/>
              </w:rPr>
            </w:pPr>
            <w:del w:id="473" w:author="T179966" w:date="2025-09-13T16:59:00Z" w16du:dateUtc="2025-09-13T08:59:00Z">
              <w:r w:rsidDel="006A579F">
                <w:rPr>
                  <w:rFonts w:ascii="楷体" w:eastAsia="楷体" w:hAnsi="楷体"/>
                  <w:szCs w:val="21"/>
                </w:rPr>
                <w:delText xml:space="preserve">3:        </w:delText>
              </w:r>
              <w:r w:rsidR="003125F1" w:rsidDel="006A579F">
                <w:rPr>
                  <w:rFonts w:ascii="楷体" w:eastAsia="楷体" w:hAnsi="楷体" w:hint="eastAsia"/>
                  <w:szCs w:val="21"/>
                </w:rPr>
                <w:delText>r</w:delText>
              </w:r>
              <w:r w:rsidDel="006A579F">
                <w:rPr>
                  <w:rFonts w:ascii="楷体" w:eastAsia="楷体" w:hAnsi="楷体"/>
                  <w:szCs w:val="21"/>
                </w:rPr>
                <w:delText>=get_news_comment(LLM,</w:delText>
              </w:r>
              <w:r w:rsidDel="006A579F">
                <w:rPr>
                  <w:rFonts w:ascii="楷体" w:eastAsia="楷体" w:hAnsi="楷体" w:hint="eastAsia"/>
                  <w:szCs w:val="21"/>
                </w:rPr>
                <w:delText>N,</w:delText>
              </w:r>
              <w:commentRangeStart w:id="474"/>
              <w:commentRangeStart w:id="475"/>
              <w:r w:rsidDel="006A579F">
                <w:rPr>
                  <w:rFonts w:ascii="楷体" w:eastAsia="楷体" w:hAnsi="楷体" w:hint="eastAsia"/>
                  <w:szCs w:val="21"/>
                </w:rPr>
                <w:delText>R</w:delText>
              </w:r>
              <w:commentRangeEnd w:id="474"/>
              <w:r w:rsidDel="006A579F">
                <w:rPr>
                  <w:rStyle w:val="af0"/>
                </w:rPr>
                <w:commentReference w:id="474"/>
              </w:r>
              <w:commentRangeEnd w:id="475"/>
              <w:r w:rsidDel="006A579F">
                <w:commentReference w:id="475"/>
              </w:r>
              <w:r w:rsidDel="006A579F">
                <w:rPr>
                  <w:rFonts w:ascii="楷体" w:eastAsia="楷体" w:hAnsi="楷体"/>
                  <w:szCs w:val="21"/>
                </w:rPr>
                <w:delText>)</w:delText>
              </w:r>
            </w:del>
          </w:p>
          <w:p w14:paraId="3F0AB8E8" w14:textId="6EA4B5E3" w:rsidR="000C04F8" w:rsidDel="006A579F" w:rsidRDefault="000C04F8">
            <w:pPr>
              <w:spacing w:line="300" w:lineRule="auto"/>
              <w:rPr>
                <w:del w:id="476" w:author="T179966" w:date="2025-09-13T16:59:00Z" w16du:dateUtc="2025-09-13T08:59:00Z"/>
                <w:rFonts w:ascii="楷体" w:eastAsia="楷体" w:hAnsi="楷体" w:hint="eastAsia"/>
                <w:szCs w:val="21"/>
              </w:rPr>
            </w:pPr>
            <w:del w:id="477" w:author="T179966" w:date="2025-09-13T16:59:00Z" w16du:dateUtc="2025-09-13T08:59:00Z">
              <w:r w:rsidDel="006A579F">
                <w:rPr>
                  <w:rFonts w:ascii="楷体" w:eastAsia="楷体" w:hAnsi="楷体" w:hint="eastAsia"/>
                  <w:szCs w:val="21"/>
                </w:rPr>
                <w:delText>f=N</w:delText>
              </w:r>
            </w:del>
          </w:p>
          <w:p w14:paraId="5EAC12A1" w14:textId="3DF0E021" w:rsidR="00DA4276" w:rsidDel="006A579F" w:rsidRDefault="00000000">
            <w:pPr>
              <w:spacing w:line="300" w:lineRule="auto"/>
              <w:rPr>
                <w:del w:id="478" w:author="T179966" w:date="2025-09-13T16:59:00Z" w16du:dateUtc="2025-09-13T08:59:00Z"/>
                <w:rFonts w:ascii="楷体" w:eastAsia="楷体" w:hAnsi="楷体" w:hint="eastAsia"/>
                <w:szCs w:val="21"/>
              </w:rPr>
            </w:pPr>
            <w:del w:id="479" w:author="T179966" w:date="2025-09-13T16:59:00Z" w16du:dateUtc="2025-09-13T08:59:00Z">
              <w:r w:rsidDel="006A579F">
                <w:rPr>
                  <w:rFonts w:ascii="楷体" w:eastAsia="楷体" w:hAnsi="楷体"/>
                  <w:szCs w:val="21"/>
                </w:rPr>
                <w:delText xml:space="preserve">4:    if </w:delText>
              </w:r>
            </w:del>
            <m:oMath>
              <m:r>
                <w:del w:id="480" w:author="T179966" w:date="2025-09-13T16:59:00Z" w16du:dateUtc="2025-09-13T08:59:00Z">
                  <w:rPr>
                    <w:rFonts w:ascii="Cambria Math" w:eastAsia="楷体" w:hAnsi="Cambria Math"/>
                    <w:szCs w:val="21"/>
                  </w:rPr>
                  <m:t>p~U</m:t>
                </w:del>
              </m:r>
              <m:d>
                <m:dPr>
                  <m:ctrlPr>
                    <w:del w:id="481" w:author="T179966" w:date="2025-09-13T16:59:00Z" w16du:dateUtc="2025-09-13T08:59:00Z">
                      <w:rPr>
                        <w:rFonts w:ascii="Cambria Math" w:eastAsia="楷体" w:hAnsi="Cambria Math"/>
                        <w:i/>
                        <w:szCs w:val="21"/>
                      </w:rPr>
                    </w:del>
                  </m:ctrlPr>
                </m:dPr>
                <m:e>
                  <m:r>
                    <w:del w:id="482" w:author="T179966" w:date="2025-09-13T16:59:00Z" w16du:dateUtc="2025-09-13T08:59:00Z">
                      <w:rPr>
                        <w:rFonts w:ascii="Cambria Math" w:eastAsia="楷体" w:hAnsi="Cambria Math"/>
                        <w:szCs w:val="21"/>
                      </w:rPr>
                      <m:t>0,1</m:t>
                    </w:del>
                  </m:r>
                </m:e>
              </m:d>
            </m:oMath>
            <w:del w:id="483" w:author="T179966" w:date="2025-09-13T16:59:00Z" w16du:dateUtc="2025-09-13T08:59:00Z">
              <w:r w:rsidDel="006A579F">
                <w:rPr>
                  <w:rFonts w:ascii="楷体" w:eastAsia="楷体" w:hAnsi="楷体"/>
                  <w:szCs w:val="21"/>
                </w:rPr>
                <w:delText>&lt;</w:delText>
              </w:r>
              <w:r w:rsidR="003125F1" w:rsidDel="006A579F">
                <w:rPr>
                  <w:rFonts w:ascii="楷体" w:eastAsia="楷体" w:hAnsi="楷体" w:hint="eastAsia"/>
                  <w:szCs w:val="21"/>
                </w:rPr>
                <w:delText>=</w:delText>
              </w:r>
              <w:r w:rsidR="003125F1" w:rsidRPr="006228D2" w:rsidDel="006A579F">
                <w:rPr>
                  <w:rFonts w:ascii="楷体" w:eastAsia="楷体" w:hAnsi="楷体"/>
                  <w:szCs w:val="21"/>
                </w:rPr>
                <w:delText>α</w:delText>
              </w:r>
              <w:r w:rsidDel="006A579F">
                <w:rPr>
                  <w:rFonts w:ascii="楷体" w:eastAsia="楷体" w:hAnsi="楷体"/>
                  <w:szCs w:val="21"/>
                </w:rPr>
                <w:br/>
                <w:delText xml:space="preserve">5:        </w:delText>
              </w:r>
              <w:r w:rsidR="003125F1" w:rsidDel="006A579F">
                <w:rPr>
                  <w:rFonts w:ascii="楷体" w:eastAsia="楷体" w:hAnsi="楷体" w:hint="eastAsia"/>
                  <w:szCs w:val="21"/>
                </w:rPr>
                <w:delText>r</w:delText>
              </w:r>
              <w:r w:rsidDel="006A579F">
                <w:rPr>
                  <w:rFonts w:ascii="楷体" w:eastAsia="楷体" w:hAnsi="楷体"/>
                  <w:szCs w:val="21"/>
                </w:rPr>
                <w:delText>=get_news_comment(LLM,</w:delText>
              </w:r>
              <w:r w:rsidDel="006A579F">
                <w:rPr>
                  <w:rFonts w:ascii="楷体" w:eastAsia="楷体" w:hAnsi="楷体" w:hint="eastAsia"/>
                  <w:szCs w:val="21"/>
                </w:rPr>
                <w:delText>N,R</w:delText>
              </w:r>
              <w:r w:rsidDel="006A579F">
                <w:rPr>
                  <w:rFonts w:ascii="楷体" w:eastAsia="楷体" w:hAnsi="楷体"/>
                  <w:szCs w:val="21"/>
                </w:rPr>
                <w:delText xml:space="preserve">) </w:delText>
              </w:r>
            </w:del>
          </w:p>
          <w:p w14:paraId="2DA4996E" w14:textId="44E99D3C" w:rsidR="000C04F8" w:rsidRPr="003125F1" w:rsidDel="006A579F" w:rsidRDefault="000C04F8">
            <w:pPr>
              <w:spacing w:line="300" w:lineRule="auto"/>
              <w:rPr>
                <w:del w:id="484" w:author="T179966" w:date="2025-09-13T16:59:00Z" w16du:dateUtc="2025-09-13T08:59:00Z"/>
                <w:rFonts w:ascii="楷体" w:eastAsia="楷体" w:hAnsi="楷体" w:hint="eastAsia"/>
                <w:szCs w:val="21"/>
              </w:rPr>
            </w:pPr>
            <w:del w:id="485" w:author="T179966" w:date="2025-09-13T16:59:00Z" w16du:dateUtc="2025-09-13T08:59:00Z">
              <w:r w:rsidDel="006A579F">
                <w:rPr>
                  <w:rFonts w:ascii="楷体" w:eastAsia="楷体" w:hAnsi="楷体" w:hint="eastAsia"/>
                  <w:szCs w:val="21"/>
                </w:rPr>
                <w:delText>f=N</w:delText>
              </w:r>
            </w:del>
          </w:p>
          <w:p w14:paraId="0A538A40" w14:textId="6625CC77" w:rsidR="00DA4276" w:rsidDel="006A579F" w:rsidRDefault="00000000">
            <w:pPr>
              <w:spacing w:line="300" w:lineRule="auto"/>
              <w:rPr>
                <w:del w:id="486" w:author="T179966" w:date="2025-09-13T16:59:00Z" w16du:dateUtc="2025-09-13T08:59:00Z"/>
                <w:rFonts w:ascii="楷体" w:eastAsia="楷体" w:hAnsi="楷体" w:hint="eastAsia"/>
                <w:szCs w:val="21"/>
              </w:rPr>
            </w:pPr>
            <w:del w:id="487" w:author="T179966" w:date="2025-09-13T16:59:00Z" w16du:dateUtc="2025-09-13T08:59:00Z">
              <w:r w:rsidDel="006A579F">
                <w:rPr>
                  <w:rFonts w:ascii="楷体" w:eastAsia="楷体" w:hAnsi="楷体"/>
                  <w:szCs w:val="21"/>
                </w:rPr>
                <w:delText>6:    else</w:delText>
              </w:r>
            </w:del>
          </w:p>
          <w:p w14:paraId="48C2BE5A" w14:textId="113F5C4A" w:rsidR="000C04F8" w:rsidDel="006A579F" w:rsidRDefault="000C04F8">
            <w:pPr>
              <w:spacing w:line="300" w:lineRule="auto"/>
              <w:rPr>
                <w:del w:id="488" w:author="T179966" w:date="2025-09-13T16:59:00Z" w16du:dateUtc="2025-09-13T08:59:00Z"/>
                <w:rFonts w:ascii="楷体" w:eastAsia="楷体" w:hAnsi="楷体" w:hint="eastAsia"/>
                <w:szCs w:val="21"/>
              </w:rPr>
            </w:pPr>
            <w:del w:id="489" w:author="T179966" w:date="2025-09-13T16:59:00Z" w16du:dateUtc="2025-09-13T08:59:00Z">
              <w:r w:rsidDel="006A579F">
                <w:rPr>
                  <w:rFonts w:ascii="楷体" w:eastAsia="楷体" w:hAnsi="楷体" w:hint="eastAsia"/>
                  <w:szCs w:val="21"/>
                </w:rPr>
                <w:delText>P=</w:delText>
              </w:r>
              <w:r w:rsidRPr="006228D2" w:rsidDel="006A579F">
                <w:rPr>
                  <w:rFonts w:ascii="楷体" w:eastAsia="楷体" w:hAnsi="楷体"/>
                  <w:szCs w:val="21"/>
                </w:rPr>
                <w:delText>β</w:delText>
              </w:r>
              <w:r w:rsidDel="006A579F">
                <w:rPr>
                  <w:rFonts w:ascii="楷体" w:eastAsia="楷体" w:hAnsi="楷体" w:hint="eastAsia"/>
                  <w:szCs w:val="21"/>
                </w:rPr>
                <w:delText>*H + (1-</w:delText>
              </w:r>
              <w:r w:rsidRPr="006228D2" w:rsidDel="006A579F">
                <w:rPr>
                  <w:rFonts w:ascii="楷体" w:eastAsia="楷体" w:hAnsi="楷体"/>
                  <w:szCs w:val="21"/>
                </w:rPr>
                <w:delText>β</w:delText>
              </w:r>
              <w:r w:rsidDel="006A579F">
                <w:rPr>
                  <w:rFonts w:ascii="楷体" w:eastAsia="楷体" w:hAnsi="楷体" w:hint="eastAsia"/>
                  <w:szCs w:val="21"/>
                </w:rPr>
                <w:delText>) * W</w:delText>
              </w:r>
            </w:del>
          </w:p>
          <w:p w14:paraId="4E4789E4" w14:textId="7598088F" w:rsidR="000C04F8" w:rsidDel="006A579F" w:rsidRDefault="000C04F8">
            <w:pPr>
              <w:spacing w:line="300" w:lineRule="auto"/>
              <w:rPr>
                <w:del w:id="490" w:author="T179966" w:date="2025-09-13T16:59:00Z" w16du:dateUtc="2025-09-13T08:59:00Z"/>
                <w:rFonts w:ascii="楷体" w:eastAsia="楷体" w:hAnsi="楷体" w:hint="eastAsia"/>
                <w:szCs w:val="21"/>
              </w:rPr>
            </w:pPr>
            <w:del w:id="491" w:author="T179966" w:date="2025-09-13T16:59:00Z" w16du:dateUtc="2025-09-13T08:59:00Z">
              <w:r w:rsidDel="006A579F">
                <w:rPr>
                  <w:rFonts w:ascii="楷体" w:eastAsia="楷体" w:hAnsi="楷体" w:hint="eastAsia"/>
                  <w:szCs w:val="21"/>
                </w:rPr>
                <w:delText>J = Sample(V,P,k)</w:delText>
              </w:r>
            </w:del>
          </w:p>
          <w:p w14:paraId="4CCD840B" w14:textId="43F3D62D" w:rsidR="000C04F8" w:rsidDel="006A579F" w:rsidRDefault="000C04F8">
            <w:pPr>
              <w:spacing w:line="300" w:lineRule="auto"/>
              <w:rPr>
                <w:del w:id="492" w:author="T179966" w:date="2025-09-13T16:59:00Z" w16du:dateUtc="2025-09-13T08:59:00Z"/>
                <w:rFonts w:ascii="楷体" w:eastAsia="楷体" w:hAnsi="楷体" w:hint="eastAsia"/>
                <w:szCs w:val="21"/>
              </w:rPr>
            </w:pPr>
            <w:del w:id="493" w:author="T179966" w:date="2025-09-13T16:59:00Z" w16du:dateUtc="2025-09-13T08:59:00Z">
              <w:r w:rsidDel="006A579F">
                <w:rPr>
                  <w:rFonts w:ascii="楷体" w:eastAsia="楷体" w:hAnsi="楷体" w:hint="eastAsia"/>
                  <w:szCs w:val="21"/>
                </w:rPr>
                <w:delText>f=J</w:delText>
              </w:r>
            </w:del>
          </w:p>
          <w:p w14:paraId="41EB71F9" w14:textId="7D2117CA" w:rsidR="00DA4276" w:rsidDel="006A579F" w:rsidRDefault="00000000">
            <w:pPr>
              <w:spacing w:line="300" w:lineRule="auto"/>
              <w:rPr>
                <w:del w:id="494" w:author="T179966" w:date="2025-09-13T16:59:00Z" w16du:dateUtc="2025-09-13T08:59:00Z"/>
                <w:rFonts w:ascii="楷体" w:eastAsia="楷体" w:hAnsi="楷体" w:hint="eastAsia"/>
                <w:szCs w:val="21"/>
              </w:rPr>
            </w:pPr>
            <w:del w:id="495" w:author="T179966" w:date="2025-09-13T16:59:00Z" w16du:dateUtc="2025-09-13T08:59:00Z">
              <w:r w:rsidDel="006A579F">
                <w:rPr>
                  <w:rFonts w:ascii="楷体" w:eastAsia="楷体" w:hAnsi="楷体"/>
                  <w:szCs w:val="21"/>
                </w:rPr>
                <w:delText xml:space="preserve">7:        </w:delText>
              </w:r>
              <w:r w:rsidR="003125F1" w:rsidDel="006A579F">
                <w:rPr>
                  <w:rFonts w:ascii="楷体" w:eastAsia="楷体" w:hAnsi="楷体" w:hint="eastAsia"/>
                  <w:szCs w:val="21"/>
                </w:rPr>
                <w:delText>r</w:delText>
              </w:r>
              <w:r w:rsidDel="006A579F">
                <w:rPr>
                  <w:rFonts w:ascii="楷体" w:eastAsia="楷体" w:hAnsi="楷体"/>
                  <w:szCs w:val="21"/>
                </w:rPr>
                <w:delText>=get_comment_comment(LLM,</w:delText>
              </w:r>
              <w:r w:rsidDel="006A579F">
                <w:rPr>
                  <w:rFonts w:ascii="楷体" w:eastAsia="楷体" w:hAnsi="楷体" w:hint="eastAsia"/>
                  <w:szCs w:val="21"/>
                </w:rPr>
                <w:delText>N,</w:delText>
              </w:r>
              <w:r w:rsidDel="006A579F">
                <w:rPr>
                  <w:rFonts w:ascii="楷体" w:eastAsia="楷体" w:hAnsi="楷体"/>
                  <w:szCs w:val="21"/>
                </w:rPr>
                <w:delText>R,</w:delText>
              </w:r>
              <w:r w:rsidR="003125F1" w:rsidDel="006A579F">
                <w:rPr>
                  <w:rFonts w:ascii="楷体" w:eastAsia="楷体" w:hAnsi="楷体" w:hint="eastAsia"/>
                  <w:szCs w:val="21"/>
                </w:rPr>
                <w:delText>F</w:delText>
              </w:r>
              <w:r w:rsidDel="006A579F">
                <w:rPr>
                  <w:rFonts w:ascii="楷体" w:eastAsia="楷体" w:hAnsi="楷体"/>
                  <w:szCs w:val="21"/>
                </w:rPr>
                <w:delText>)</w:delText>
              </w:r>
            </w:del>
          </w:p>
          <w:p w14:paraId="642B0A09" w14:textId="32E14685" w:rsidR="000C04F8" w:rsidDel="006A579F" w:rsidRDefault="00000000" w:rsidP="003125F1">
            <w:pPr>
              <w:spacing w:line="300" w:lineRule="auto"/>
              <w:rPr>
                <w:del w:id="496" w:author="T179966" w:date="2025-09-13T16:59:00Z" w16du:dateUtc="2025-09-13T08:59:00Z"/>
                <w:rFonts w:ascii="楷体" w:eastAsia="楷体" w:hAnsi="楷体" w:hint="eastAsia"/>
                <w:szCs w:val="21"/>
              </w:rPr>
            </w:pPr>
            <w:del w:id="497" w:author="T179966" w:date="2025-09-13T16:59:00Z" w16du:dateUtc="2025-09-13T08:59:00Z">
              <w:r w:rsidDel="006A579F">
                <w:rPr>
                  <w:rFonts w:ascii="楷体" w:eastAsia="楷体" w:hAnsi="楷体" w:hint="eastAsia"/>
                  <w:szCs w:val="21"/>
                </w:rPr>
                <w:delText xml:space="preserve">8:        </w:delText>
              </w:r>
              <w:r w:rsidR="000C04F8" w:rsidDel="006A579F">
                <w:rPr>
                  <w:rFonts w:ascii="楷体" w:eastAsia="楷体" w:hAnsi="楷体" w:hint="eastAsia"/>
                  <w:szCs w:val="21"/>
                </w:rPr>
                <w:delText>V.append(r)</w:delText>
              </w:r>
            </w:del>
          </w:p>
          <w:p w14:paraId="135BC84A" w14:textId="2EED2CE1" w:rsidR="000C04F8" w:rsidDel="006A579F" w:rsidRDefault="000C04F8" w:rsidP="003125F1">
            <w:pPr>
              <w:spacing w:line="300" w:lineRule="auto"/>
              <w:rPr>
                <w:del w:id="498" w:author="T179966" w:date="2025-09-13T16:59:00Z" w16du:dateUtc="2025-09-13T08:59:00Z"/>
                <w:rFonts w:ascii="楷体" w:eastAsia="楷体" w:hAnsi="楷体" w:hint="eastAsia"/>
                <w:szCs w:val="21"/>
              </w:rPr>
            </w:pPr>
            <w:del w:id="499" w:author="T179966" w:date="2025-09-13T16:59:00Z" w16du:dateUtc="2025-09-13T08:59:00Z">
              <w:r w:rsidDel="006A579F">
                <w:rPr>
                  <w:rFonts w:ascii="楷体" w:eastAsia="楷体" w:hAnsi="楷体" w:hint="eastAsia"/>
                  <w:szCs w:val="21"/>
                </w:rPr>
                <w:delText>E.append(r,f)</w:delText>
              </w:r>
            </w:del>
          </w:p>
          <w:p w14:paraId="0F1E1F67" w14:textId="279DF717" w:rsidR="000C04F8" w:rsidDel="006A579F" w:rsidRDefault="000C04F8" w:rsidP="003125F1">
            <w:pPr>
              <w:spacing w:line="300" w:lineRule="auto"/>
              <w:rPr>
                <w:del w:id="500" w:author="T179966" w:date="2025-09-13T16:59:00Z" w16du:dateUtc="2025-09-13T08:59:00Z"/>
                <w:rFonts w:ascii="楷体" w:eastAsia="楷体" w:hAnsi="楷体" w:hint="eastAsia"/>
                <w:szCs w:val="21"/>
              </w:rPr>
            </w:pPr>
            <w:del w:id="501" w:author="T179966" w:date="2025-09-13T16:59:00Z" w16du:dateUtc="2025-09-13T08:59:00Z">
              <w:r w:rsidDel="006A579F">
                <w:rPr>
                  <w:rFonts w:ascii="楷体" w:eastAsia="楷体" w:hAnsi="楷体" w:hint="eastAsia"/>
                  <w:szCs w:val="21"/>
                </w:rPr>
                <w:delText>F.appdend(f)</w:delText>
              </w:r>
            </w:del>
          </w:p>
          <w:p w14:paraId="4F0C6A92" w14:textId="722BC7C9" w:rsidR="000C04F8" w:rsidDel="006A579F" w:rsidRDefault="000C04F8" w:rsidP="003125F1">
            <w:pPr>
              <w:spacing w:line="300" w:lineRule="auto"/>
              <w:rPr>
                <w:del w:id="502" w:author="T179966" w:date="2025-09-13T16:59:00Z" w16du:dateUtc="2025-09-13T08:59:00Z"/>
                <w:rFonts w:ascii="楷体" w:eastAsia="楷体" w:hAnsi="楷体" w:hint="eastAsia"/>
                <w:szCs w:val="21"/>
              </w:rPr>
            </w:pPr>
            <w:del w:id="503" w:author="T179966" w:date="2025-09-13T16:59:00Z" w16du:dateUtc="2025-09-13T08:59:00Z">
              <w:r w:rsidDel="006A579F">
                <w:rPr>
                  <w:rFonts w:ascii="楷体" w:eastAsia="楷体" w:hAnsi="楷体" w:hint="eastAsia"/>
                  <w:szCs w:val="21"/>
                </w:rPr>
                <w:delText>Update H and W</w:delText>
              </w:r>
            </w:del>
          </w:p>
          <w:bookmarkEnd w:id="426"/>
          <w:p w14:paraId="4EF93142" w14:textId="5B36092F" w:rsidR="00DA4276" w:rsidDel="006A579F" w:rsidRDefault="00DA4276" w:rsidP="003125F1">
            <w:pPr>
              <w:spacing w:line="300" w:lineRule="auto"/>
              <w:rPr>
                <w:del w:id="504" w:author="T179966" w:date="2025-09-13T16:59:00Z" w16du:dateUtc="2025-09-13T08:59:00Z"/>
                <w:rFonts w:ascii="楷体" w:eastAsia="楷体" w:hAnsi="楷体" w:hint="eastAsia"/>
                <w:szCs w:val="21"/>
              </w:rPr>
            </w:pPr>
          </w:p>
          <w:p w14:paraId="48E3996D" w14:textId="6FA81D39" w:rsidR="00DA4276" w:rsidDel="006A579F" w:rsidRDefault="00000000">
            <w:pPr>
              <w:spacing w:line="300" w:lineRule="auto"/>
              <w:rPr>
                <w:del w:id="505" w:author="T179966" w:date="2025-09-13T16:59:00Z" w16du:dateUtc="2025-09-13T08:59:00Z"/>
                <w:rFonts w:ascii="楷体" w:eastAsia="楷体" w:hAnsi="楷体" w:hint="eastAsia"/>
                <w:szCs w:val="21"/>
              </w:rPr>
            </w:pPr>
            <w:del w:id="506" w:author="T179966" w:date="2025-09-13T16:59:00Z" w16du:dateUtc="2025-09-13T08:59:00Z">
              <w:r w:rsidDel="006A579F">
                <w:rPr>
                  <w:rFonts w:ascii="楷体" w:eastAsia="楷体" w:hAnsi="楷体" w:hint="eastAsia"/>
                  <w:szCs w:val="21"/>
                </w:rPr>
                <w:delText>10</w:delText>
              </w:r>
              <w:r w:rsidDel="006A579F">
                <w:rPr>
                  <w:rFonts w:ascii="楷体" w:eastAsia="楷体" w:hAnsi="楷体"/>
                  <w:szCs w:val="21"/>
                </w:rPr>
                <w:delText>:end for</w:delText>
              </w:r>
            </w:del>
          </w:p>
          <w:p w14:paraId="5E81D7D7" w14:textId="79C84EBF" w:rsidR="00DA4276" w:rsidDel="006A579F" w:rsidRDefault="00000000">
            <w:pPr>
              <w:spacing w:line="300" w:lineRule="auto"/>
              <w:rPr>
                <w:del w:id="507" w:author="T179966" w:date="2025-09-13T16:59:00Z" w16du:dateUtc="2025-09-13T08:59:00Z"/>
                <w:rFonts w:ascii="楷体" w:eastAsia="楷体" w:hAnsi="楷体" w:hint="eastAsia"/>
                <w:szCs w:val="21"/>
              </w:rPr>
            </w:pPr>
            <w:del w:id="508" w:author="T179966" w:date="2025-09-13T16:59:00Z" w16du:dateUtc="2025-09-13T08:59:00Z">
              <w:r w:rsidDel="006A579F">
                <w:rPr>
                  <w:rFonts w:ascii="楷体" w:eastAsia="楷体" w:hAnsi="楷体" w:hint="eastAsia"/>
                  <w:szCs w:val="21"/>
                </w:rPr>
                <w:delText>11</w:delText>
              </w:r>
              <w:r w:rsidDel="006A579F">
                <w:rPr>
                  <w:rFonts w:ascii="楷体" w:eastAsia="楷体" w:hAnsi="楷体"/>
                  <w:szCs w:val="21"/>
                </w:rPr>
                <w:delText>:for i=1,...,</w:delText>
              </w:r>
              <w:r w:rsidDel="006A579F">
                <w:rPr>
                  <w:rFonts w:ascii="楷体" w:eastAsia="楷体" w:hAnsi="楷体" w:hint="eastAsia"/>
                  <w:szCs w:val="21"/>
                </w:rPr>
                <w:delText>n</w:delText>
              </w:r>
              <w:r w:rsidDel="006A579F">
                <w:rPr>
                  <w:rFonts w:ascii="楷体" w:eastAsia="楷体" w:hAnsi="楷体"/>
                  <w:szCs w:val="21"/>
                </w:rPr>
                <w:delText xml:space="preserve"> do</w:delText>
              </w:r>
            </w:del>
          </w:p>
          <w:p w14:paraId="36424CDD" w14:textId="46AA5667" w:rsidR="00DA4276" w:rsidDel="006A579F" w:rsidRDefault="00000000">
            <w:pPr>
              <w:spacing w:line="300" w:lineRule="auto"/>
              <w:rPr>
                <w:del w:id="509" w:author="T179966" w:date="2025-09-13T16:59:00Z" w16du:dateUtc="2025-09-13T08:59:00Z"/>
                <w:rFonts w:ascii="楷体" w:eastAsia="楷体" w:hAnsi="楷体" w:hint="eastAsia"/>
                <w:szCs w:val="21"/>
              </w:rPr>
            </w:pPr>
            <w:del w:id="510" w:author="T179966" w:date="2025-09-13T16:59:00Z" w16du:dateUtc="2025-09-13T08:59:00Z">
              <w:r w:rsidDel="006A579F">
                <w:rPr>
                  <w:rFonts w:ascii="楷体" w:eastAsia="楷体" w:hAnsi="楷体" w:hint="eastAsia"/>
                  <w:szCs w:val="21"/>
                </w:rPr>
                <w:delText>12</w:delText>
              </w:r>
              <w:r w:rsidDel="006A579F">
                <w:rPr>
                  <w:rFonts w:ascii="楷体" w:eastAsia="楷体" w:hAnsi="楷体"/>
                  <w:szCs w:val="21"/>
                </w:rPr>
                <w:delText>:    for j=1,...,</w:delText>
              </w:r>
              <w:r w:rsidDel="006A579F">
                <w:rPr>
                  <w:rFonts w:ascii="楷体" w:eastAsia="楷体" w:hAnsi="楷体" w:hint="eastAsia"/>
                  <w:szCs w:val="21"/>
                </w:rPr>
                <w:delText>n</w:delText>
              </w:r>
              <w:r w:rsidDel="006A579F">
                <w:rPr>
                  <w:rFonts w:ascii="楷体" w:eastAsia="楷体" w:hAnsi="楷体"/>
                  <w:szCs w:val="21"/>
                </w:rPr>
                <w:delText>,do</w:delText>
              </w:r>
            </w:del>
          </w:p>
          <w:p w14:paraId="07378EC0" w14:textId="0C526FF8" w:rsidR="003125F1" w:rsidDel="006A579F" w:rsidRDefault="003125F1" w:rsidP="003125F1">
            <w:pPr>
              <w:spacing w:line="300" w:lineRule="auto"/>
              <w:rPr>
                <w:del w:id="511" w:author="T179966" w:date="2025-09-13T16:59:00Z" w16du:dateUtc="2025-09-13T08:59:00Z"/>
                <w:rFonts w:ascii="楷体" w:eastAsia="楷体" w:hAnsi="楷体" w:hint="eastAsia"/>
                <w:szCs w:val="21"/>
              </w:rPr>
            </w:pPr>
            <w:del w:id="512" w:author="T179966" w:date="2025-09-13T16:59:00Z" w16du:dateUtc="2025-09-13T08:59:00Z">
              <w:r w:rsidDel="006A579F">
                <w:rPr>
                  <w:rFonts w:ascii="楷体" w:eastAsia="楷体" w:hAnsi="楷体" w:hint="eastAsia"/>
                  <w:szCs w:val="21"/>
                </w:rPr>
                <w:delText>if(Ea):</w:delText>
              </w:r>
            </w:del>
          </w:p>
          <w:p w14:paraId="796BFE10" w14:textId="3C6C8634" w:rsidR="003125F1" w:rsidDel="006A579F" w:rsidRDefault="003125F1" w:rsidP="003125F1">
            <w:pPr>
              <w:spacing w:line="300" w:lineRule="auto"/>
              <w:rPr>
                <w:del w:id="513" w:author="T179966" w:date="2025-09-13T16:59:00Z" w16du:dateUtc="2025-09-13T08:59:00Z"/>
                <w:rFonts w:ascii="楷体" w:eastAsia="楷体" w:hAnsi="楷体" w:hint="eastAsia"/>
                <w:szCs w:val="21"/>
              </w:rPr>
            </w:pPr>
            <w:del w:id="514" w:author="T179966" w:date="2025-09-13T16:59:00Z" w16du:dateUtc="2025-09-13T08:59:00Z">
              <w:r w:rsidDel="006A579F">
                <w:rPr>
                  <w:rFonts w:ascii="楷体" w:eastAsia="楷体" w:hAnsi="楷体" w:hint="eastAsia"/>
                  <w:szCs w:val="21"/>
                </w:rPr>
                <w:delText>9:            Eaij</w:delText>
              </w:r>
            </w:del>
          </w:p>
          <w:p w14:paraId="68D08FFF" w14:textId="2A654E76" w:rsidR="003125F1" w:rsidDel="006A579F" w:rsidRDefault="003125F1">
            <w:pPr>
              <w:spacing w:line="300" w:lineRule="auto"/>
              <w:rPr>
                <w:del w:id="515" w:author="T179966" w:date="2025-09-13T16:59:00Z" w16du:dateUtc="2025-09-13T08:59:00Z"/>
                <w:rFonts w:ascii="楷体" w:eastAsia="楷体" w:hAnsi="楷体" w:hint="eastAsia"/>
                <w:szCs w:val="21"/>
              </w:rPr>
            </w:pPr>
          </w:p>
          <w:p w14:paraId="288B9A7F" w14:textId="7F52E92F" w:rsidR="00DA4276" w:rsidDel="006A579F" w:rsidRDefault="00000000">
            <w:pPr>
              <w:spacing w:line="300" w:lineRule="auto"/>
              <w:rPr>
                <w:del w:id="516" w:author="T179966" w:date="2025-09-13T16:59:00Z" w16du:dateUtc="2025-09-13T08:59:00Z"/>
                <w:rFonts w:ascii="楷体" w:eastAsia="楷体" w:hAnsi="楷体" w:hint="eastAsia"/>
                <w:szCs w:val="21"/>
              </w:rPr>
            </w:pPr>
            <w:del w:id="517" w:author="T179966" w:date="2025-09-13T16:59:00Z" w16du:dateUtc="2025-09-13T08:59:00Z">
              <w:r w:rsidDel="006A579F">
                <w:rPr>
                  <w:rFonts w:ascii="楷体" w:eastAsia="楷体" w:hAnsi="楷体"/>
                  <w:szCs w:val="21"/>
                </w:rPr>
                <w:delText>1</w:delText>
              </w:r>
              <w:r w:rsidDel="006A579F">
                <w:rPr>
                  <w:rFonts w:ascii="楷体" w:eastAsia="楷体" w:hAnsi="楷体" w:hint="eastAsia"/>
                  <w:szCs w:val="21"/>
                </w:rPr>
                <w:delText>3</w:delText>
              </w:r>
              <w:r w:rsidDel="006A579F">
                <w:rPr>
                  <w:rFonts w:ascii="楷体" w:eastAsia="楷体" w:hAnsi="楷体"/>
                  <w:szCs w:val="21"/>
                </w:rPr>
                <w:delText>:        if（</w:delText>
              </w:r>
              <w:r w:rsidDel="006A579F">
                <w:rPr>
                  <w:rFonts w:ascii="楷体" w:eastAsia="楷体" w:hAnsi="楷体" w:hint="eastAsia"/>
                  <w:szCs w:val="21"/>
                </w:rPr>
                <w:delText>E</w:delText>
              </w:r>
              <w:r w:rsidDel="006A579F">
                <w:rPr>
                  <w:rFonts w:ascii="楷体" w:eastAsia="楷体" w:hAnsi="楷体"/>
                  <w:szCs w:val="21"/>
                </w:rPr>
                <w:delText xml:space="preserve">I or </w:delText>
              </w:r>
              <w:r w:rsidDel="006A579F">
                <w:rPr>
                  <w:rFonts w:ascii="楷体" w:eastAsia="楷体" w:hAnsi="楷体" w:hint="eastAsia"/>
                  <w:szCs w:val="21"/>
                </w:rPr>
                <w:delText>E</w:delText>
              </w:r>
              <w:r w:rsidDel="006A579F">
                <w:rPr>
                  <w:rFonts w:ascii="楷体" w:eastAsia="楷体" w:hAnsi="楷体"/>
                  <w:szCs w:val="21"/>
                </w:rPr>
                <w:delText>S）</w:delText>
              </w:r>
            </w:del>
          </w:p>
          <w:p w14:paraId="0EB2B64F" w14:textId="5380913B" w:rsidR="00DA4276" w:rsidDel="006A579F" w:rsidRDefault="00000000">
            <w:pPr>
              <w:spacing w:line="300" w:lineRule="auto"/>
              <w:rPr>
                <w:del w:id="518" w:author="T179966" w:date="2025-09-13T16:59:00Z" w16du:dateUtc="2025-09-13T08:59:00Z"/>
                <w:rFonts w:ascii="楷体" w:eastAsia="楷体" w:hAnsi="楷体" w:hint="eastAsia"/>
                <w:szCs w:val="21"/>
              </w:rPr>
            </w:pPr>
            <w:del w:id="519" w:author="T179966" w:date="2025-09-13T16:59:00Z" w16du:dateUtc="2025-09-13T08:59:00Z">
              <w:r w:rsidDel="006A579F">
                <w:rPr>
                  <w:rFonts w:ascii="楷体" w:eastAsia="楷体" w:hAnsi="楷体"/>
                  <w:szCs w:val="21"/>
                </w:rPr>
                <w:delText>1</w:delText>
              </w:r>
              <w:r w:rsidDel="006A579F">
                <w:rPr>
                  <w:rFonts w:ascii="楷体" w:eastAsia="楷体" w:hAnsi="楷体" w:hint="eastAsia"/>
                  <w:szCs w:val="21"/>
                </w:rPr>
                <w:delText>4</w:delText>
              </w:r>
              <w:r w:rsidDel="006A579F">
                <w:rPr>
                  <w:rFonts w:ascii="楷体" w:eastAsia="楷体" w:hAnsi="楷体"/>
                  <w:szCs w:val="21"/>
                </w:rPr>
                <w:delText xml:space="preserve">:            </w:delText>
              </w:r>
              <w:r w:rsidDel="006A579F">
                <w:rPr>
                  <w:rFonts w:ascii="楷体" w:eastAsia="楷体" w:hAnsi="楷体" w:hint="eastAsia"/>
                  <w:szCs w:val="21"/>
                </w:rPr>
                <w:delText>E</w:delText>
              </w:r>
              <w:r w:rsidDel="006A579F">
                <w:rPr>
                  <w:rFonts w:ascii="楷体" w:eastAsia="楷体" w:hAnsi="楷体"/>
                  <w:szCs w:val="21"/>
                </w:rPr>
                <w:delText xml:space="preserve">Iij or </w:delText>
              </w:r>
              <w:r w:rsidDel="006A579F">
                <w:rPr>
                  <w:rFonts w:ascii="楷体" w:eastAsia="楷体" w:hAnsi="楷体" w:hint="eastAsia"/>
                  <w:szCs w:val="21"/>
                </w:rPr>
                <w:delText>E</w:delText>
              </w:r>
              <w:r w:rsidDel="006A579F">
                <w:rPr>
                  <w:rFonts w:ascii="楷体" w:eastAsia="楷体" w:hAnsi="楷体"/>
                  <w:szCs w:val="21"/>
                </w:rPr>
                <w:delText>Sij</w:delText>
              </w:r>
            </w:del>
          </w:p>
          <w:p w14:paraId="7908A2B4" w14:textId="71486EB0" w:rsidR="00DA4276" w:rsidDel="006A579F" w:rsidRDefault="00000000">
            <w:pPr>
              <w:spacing w:line="300" w:lineRule="auto"/>
              <w:rPr>
                <w:del w:id="520" w:author="T179966" w:date="2025-09-13T16:59:00Z" w16du:dateUtc="2025-09-13T08:59:00Z"/>
                <w:rFonts w:ascii="楷体" w:eastAsia="楷体" w:hAnsi="楷体" w:hint="eastAsia"/>
                <w:szCs w:val="21"/>
              </w:rPr>
            </w:pPr>
            <w:del w:id="521" w:author="T179966" w:date="2025-09-13T16:59:00Z" w16du:dateUtc="2025-09-13T08:59:00Z">
              <w:r w:rsidDel="006A579F">
                <w:rPr>
                  <w:rFonts w:ascii="楷体" w:eastAsia="楷体" w:hAnsi="楷体"/>
                  <w:szCs w:val="21"/>
                </w:rPr>
                <w:delText>1</w:delText>
              </w:r>
              <w:r w:rsidDel="006A579F">
                <w:rPr>
                  <w:rFonts w:ascii="楷体" w:eastAsia="楷体" w:hAnsi="楷体" w:hint="eastAsia"/>
                  <w:szCs w:val="21"/>
                </w:rPr>
                <w:delText>5</w:delText>
              </w:r>
              <w:r w:rsidDel="006A579F">
                <w:rPr>
                  <w:rFonts w:ascii="楷体" w:eastAsia="楷体" w:hAnsi="楷体"/>
                  <w:szCs w:val="21"/>
                </w:rPr>
                <w:delText>:    end for</w:delText>
              </w:r>
            </w:del>
          </w:p>
          <w:p w14:paraId="5B56C175" w14:textId="20C677BC" w:rsidR="00DA4276" w:rsidDel="006A579F" w:rsidRDefault="00000000">
            <w:pPr>
              <w:spacing w:line="300" w:lineRule="auto"/>
              <w:rPr>
                <w:del w:id="522" w:author="T179966" w:date="2025-09-13T16:59:00Z" w16du:dateUtc="2025-09-13T08:59:00Z"/>
                <w:rFonts w:ascii="楷体" w:eastAsia="楷体" w:hAnsi="楷体" w:hint="eastAsia"/>
                <w:szCs w:val="21"/>
              </w:rPr>
            </w:pPr>
            <w:del w:id="523" w:author="T179966" w:date="2025-09-13T16:59:00Z" w16du:dateUtc="2025-09-13T08:59:00Z">
              <w:r w:rsidDel="006A579F">
                <w:rPr>
                  <w:rFonts w:ascii="楷体" w:eastAsia="楷体" w:hAnsi="楷体"/>
                  <w:szCs w:val="21"/>
                </w:rPr>
                <w:delText>1</w:delText>
              </w:r>
              <w:r w:rsidDel="006A579F">
                <w:rPr>
                  <w:rFonts w:ascii="楷体" w:eastAsia="楷体" w:hAnsi="楷体" w:hint="eastAsia"/>
                  <w:szCs w:val="21"/>
                </w:rPr>
                <w:delText>6</w:delText>
              </w:r>
              <w:r w:rsidDel="006A579F">
                <w:rPr>
                  <w:rFonts w:ascii="楷体" w:eastAsia="楷体" w:hAnsi="楷体"/>
                  <w:szCs w:val="21"/>
                </w:rPr>
                <w:delText>:end for</w:delText>
              </w:r>
            </w:del>
          </w:p>
          <w:p w14:paraId="2A489F44" w14:textId="5625B037" w:rsidR="00DA4276" w:rsidDel="00F03C77" w:rsidRDefault="00000000">
            <w:pPr>
              <w:spacing w:line="300" w:lineRule="auto"/>
              <w:rPr>
                <w:del w:id="524" w:author="T179966" w:date="2025-09-13T17:13:00Z" w16du:dateUtc="2025-09-13T09:13:00Z"/>
                <w:rFonts w:ascii="楷体" w:eastAsia="楷体" w:hAnsi="楷体" w:hint="eastAsia"/>
                <w:szCs w:val="21"/>
              </w:rPr>
            </w:pPr>
            <w:del w:id="525" w:author="T179966" w:date="2025-09-13T16:59:00Z" w16du:dateUtc="2025-09-13T08:59:00Z">
              <w:r w:rsidDel="006A579F">
                <w:rPr>
                  <w:rFonts w:ascii="楷体" w:eastAsia="楷体" w:hAnsi="楷体"/>
                  <w:szCs w:val="21"/>
                </w:rPr>
                <w:delText>1</w:delText>
              </w:r>
              <w:r w:rsidDel="006A579F">
                <w:rPr>
                  <w:rFonts w:ascii="楷体" w:eastAsia="楷体" w:hAnsi="楷体" w:hint="eastAsia"/>
                  <w:szCs w:val="21"/>
                </w:rPr>
                <w:delText>7</w:delText>
              </w:r>
              <w:r w:rsidDel="006A579F">
                <w:rPr>
                  <w:rFonts w:ascii="楷体" w:eastAsia="楷体" w:hAnsi="楷体"/>
                  <w:szCs w:val="21"/>
                </w:rPr>
                <w:delText xml:space="preserve">:return </w:delText>
              </w:r>
              <w:r w:rsidDel="006A579F">
                <w:rPr>
                  <w:rFonts w:ascii="楷体" w:eastAsia="楷体" w:hAnsi="楷体" w:hint="eastAsia"/>
                  <w:szCs w:val="21"/>
                </w:rPr>
                <w:delText>HG</w:delText>
              </w:r>
            </w:del>
          </w:p>
        </w:tc>
      </w:tr>
    </w:tbl>
    <w:p w14:paraId="4A98B664" w14:textId="77777777" w:rsidR="00DA4276" w:rsidRDefault="00000000">
      <w:pPr>
        <w:numPr>
          <w:ilvl w:val="0"/>
          <w:numId w:val="16"/>
        </w:numPr>
        <w:spacing w:beforeLines="50" w:before="156" w:line="300" w:lineRule="auto"/>
        <w:rPr>
          <w:rFonts w:ascii="楷体" w:eastAsia="楷体" w:hAnsi="楷体" w:hint="eastAsia"/>
          <w:szCs w:val="21"/>
        </w:rPr>
      </w:pPr>
      <w:r>
        <w:rPr>
          <w:rFonts w:ascii="楷体" w:eastAsia="楷体" w:hAnsi="楷体" w:hint="eastAsia"/>
          <w:szCs w:val="21"/>
        </w:rPr>
        <w:t>根据权利要求1所述的基于意图评论网络的假新闻检测方法，其中步骤(</w:t>
      </w:r>
      <w:r>
        <w:rPr>
          <w:rFonts w:ascii="楷体" w:eastAsia="楷体" w:hAnsi="楷体"/>
          <w:szCs w:val="21"/>
        </w:rPr>
        <w:t>2</w:t>
      </w:r>
      <w:r>
        <w:rPr>
          <w:rFonts w:ascii="楷体" w:eastAsia="楷体" w:hAnsi="楷体" w:hint="eastAsia"/>
          <w:szCs w:val="21"/>
        </w:rPr>
        <w:t>)按如下过程执行：</w:t>
      </w:r>
    </w:p>
    <w:p w14:paraId="5F99EEB2" w14:textId="6DBF4A77" w:rsidR="00DA4276" w:rsidRDefault="00000000" w:rsidP="000519FC">
      <w:pPr>
        <w:pStyle w:val="3"/>
        <w:widowControl/>
        <w:shd w:val="clear" w:color="auto" w:fill="FFFFFF"/>
        <w:spacing w:before="120" w:beforeAutospacing="0" w:after="120" w:afterAutospacing="0" w:line="21" w:lineRule="atLeast"/>
        <w:ind w:firstLine="360"/>
        <w:rPr>
          <w:rFonts w:ascii="Helvetica" w:eastAsiaTheme="minorEastAsia" w:hAnsi="Helvetica" w:cs="Helvetica" w:hint="default"/>
          <w:color w:val="2C2C36"/>
          <w:spacing w:val="1"/>
          <w:sz w:val="21"/>
          <w:szCs w:val="21"/>
        </w:rPr>
      </w:pPr>
      <w:r>
        <w:rPr>
          <w:rFonts w:ascii="楷体" w:eastAsia="楷体" w:hAnsi="楷体"/>
          <w:b w:val="0"/>
          <w:bCs w:val="0"/>
          <w:kern w:val="2"/>
          <w:sz w:val="21"/>
          <w:szCs w:val="21"/>
        </w:rPr>
        <w:t>为深入解析新闻文本中所承载的多维意图结构，本文将意图划分为两个主要维度：</w:t>
      </w:r>
      <w:commentRangeStart w:id="526"/>
      <w:commentRangeStart w:id="527"/>
      <w:commentRangeStart w:id="528"/>
      <w:r>
        <w:rPr>
          <w:rFonts w:ascii="楷体" w:eastAsia="楷体" w:hAnsi="楷体" w:hint="default"/>
          <w:b w:val="0"/>
          <w:bCs w:val="0"/>
          <w:kern w:val="2"/>
          <w:sz w:val="21"/>
          <w:szCs w:val="21"/>
        </w:rPr>
        <w:t>写作</w:t>
      </w:r>
      <w:commentRangeEnd w:id="526"/>
      <w:r>
        <w:rPr>
          <w:rStyle w:val="af0"/>
          <w:rFonts w:ascii="Times New Roman" w:hAnsi="Times New Roman" w:hint="default"/>
          <w:b w:val="0"/>
          <w:bCs w:val="0"/>
          <w:kern w:val="2"/>
        </w:rPr>
        <w:commentReference w:id="526"/>
      </w:r>
      <w:commentRangeEnd w:id="527"/>
      <w:r>
        <w:commentReference w:id="527"/>
      </w:r>
      <w:commentRangeEnd w:id="528"/>
      <w:r>
        <w:commentReference w:id="528"/>
      </w:r>
      <w:r>
        <w:rPr>
          <w:rFonts w:ascii="楷体" w:eastAsia="楷体" w:hAnsi="楷体" w:hint="default"/>
          <w:b w:val="0"/>
          <w:bCs w:val="0"/>
          <w:kern w:val="2"/>
          <w:sz w:val="21"/>
          <w:szCs w:val="21"/>
        </w:rPr>
        <w:t>意图</w:t>
      </w:r>
      <m:oMath>
        <m:sSub>
          <m:sSubPr>
            <m:ctrlPr>
              <w:rPr>
                <w:rFonts w:ascii="Cambria Math" w:eastAsia="楷体" w:hAnsi="Cambria Math" w:hint="default"/>
                <w:b w:val="0"/>
                <w:bCs w:val="0"/>
                <w:kern w:val="2"/>
                <w:sz w:val="21"/>
                <w:szCs w:val="21"/>
              </w:rPr>
            </m:ctrlPr>
          </m:sSubPr>
          <m:e>
            <m:r>
              <m:rPr>
                <m:sty m:val="bi"/>
              </m:rPr>
              <w:rPr>
                <w:rFonts w:ascii="Cambria Math" w:eastAsia="楷体" w:hAnsi="Cambria Math"/>
                <w:kern w:val="2"/>
                <w:sz w:val="21"/>
                <w:szCs w:val="21"/>
              </w:rPr>
              <m:t>I</m:t>
            </m:r>
          </m:e>
          <m:sub>
            <m:r>
              <m:rPr>
                <m:sty m:val="bi"/>
              </m:rPr>
              <w:rPr>
                <w:rFonts w:ascii="Cambria Math" w:eastAsia="楷体" w:hAnsi="Cambria Math"/>
                <w:kern w:val="2"/>
                <w:sz w:val="21"/>
                <w:szCs w:val="21"/>
              </w:rPr>
              <m:t>t</m:t>
            </m:r>
          </m:sub>
        </m:sSub>
      </m:oMath>
      <w:r>
        <w:rPr>
          <w:rFonts w:ascii="楷体" w:eastAsia="楷体" w:hAnsi="楷体"/>
          <w:b w:val="0"/>
          <w:bCs w:val="0"/>
          <w:kern w:val="2"/>
          <w:sz w:val="21"/>
          <w:szCs w:val="21"/>
        </w:rPr>
        <w:t>与</w:t>
      </w:r>
      <w:r>
        <w:rPr>
          <w:rFonts w:ascii="楷体" w:eastAsia="楷体" w:hAnsi="楷体" w:hint="default"/>
          <w:b w:val="0"/>
          <w:bCs w:val="0"/>
          <w:kern w:val="2"/>
          <w:sz w:val="21"/>
          <w:szCs w:val="21"/>
        </w:rPr>
        <w:t>传播意图</w:t>
      </w:r>
      <m:oMath>
        <m:sSub>
          <m:sSubPr>
            <m:ctrlPr>
              <w:rPr>
                <w:rFonts w:ascii="Cambria Math" w:eastAsia="楷体" w:hAnsi="Cambria Math" w:hint="default"/>
                <w:b w:val="0"/>
                <w:bCs w:val="0"/>
                <w:kern w:val="2"/>
                <w:sz w:val="21"/>
                <w:szCs w:val="21"/>
              </w:rPr>
            </m:ctrlPr>
          </m:sSubPr>
          <m:e>
            <m:r>
              <m:rPr>
                <m:sty m:val="bi"/>
              </m:rPr>
              <w:rPr>
                <w:rFonts w:ascii="Cambria Math" w:eastAsia="楷体" w:hAnsi="Cambria Math"/>
                <w:kern w:val="2"/>
                <w:sz w:val="21"/>
                <w:szCs w:val="21"/>
              </w:rPr>
              <m:t>I</m:t>
            </m:r>
          </m:e>
          <m:sub>
            <m:r>
              <m:rPr>
                <m:sty m:val="bi"/>
              </m:rPr>
              <w:rPr>
                <w:rFonts w:ascii="Cambria Math" w:eastAsia="楷体" w:hAnsi="Cambria Math"/>
                <w:kern w:val="2"/>
                <w:sz w:val="21"/>
                <w:szCs w:val="21"/>
              </w:rPr>
              <m:t>s</m:t>
            </m:r>
          </m:sub>
        </m:sSub>
      </m:oMath>
      <w:r>
        <w:rPr>
          <w:rFonts w:ascii="楷体" w:eastAsia="楷体" w:hAnsi="楷体"/>
          <w:b w:val="0"/>
          <w:bCs w:val="0"/>
          <w:kern w:val="2"/>
          <w:sz w:val="21"/>
          <w:szCs w:val="21"/>
        </w:rPr>
        <w:t>。这两个维度分别反映了作者在文本生成阶段的主观目的以及信息在网络传播过程中读者的意图揣测。为更好刻画写作意图</w:t>
      </w:r>
      <m:oMath>
        <m:sSub>
          <m:sSubPr>
            <m:ctrlPr>
              <w:ins w:id="529" w:author="T179966" w:date="2025-09-13T17:27:00Z" w16du:dateUtc="2025-09-13T09:27:00Z">
                <w:rPr>
                  <w:rFonts w:ascii="Cambria Math" w:eastAsia="Helvetica" w:hAnsi="Cambria Math" w:cs="Helvetica" w:hint="default"/>
                  <w:i/>
                  <w:color w:val="2C2C36"/>
                  <w:spacing w:val="1"/>
                  <w:sz w:val="19"/>
                  <w:szCs w:val="19"/>
                  <w:shd w:val="clear" w:color="auto" w:fill="FFFFFF"/>
                </w:rPr>
              </w:ins>
            </m:ctrlPr>
          </m:sSubPr>
          <m:e>
            <m:r>
              <w:ins w:id="530" w:author="T179966" w:date="2025-09-13T17:27:00Z" w16du:dateUtc="2025-09-13T09:27:00Z">
                <m:rPr>
                  <m:sty m:val="bi"/>
                </m:rPr>
                <w:rPr>
                  <w:rFonts w:ascii="Cambria Math" w:eastAsia="Helvetica" w:hAnsi="Cambria Math" w:cs="Helvetica" w:hint="default"/>
                  <w:color w:val="2C2C36"/>
                  <w:spacing w:val="1"/>
                  <w:sz w:val="19"/>
                  <w:szCs w:val="19"/>
                  <w:shd w:val="clear" w:color="auto" w:fill="FFFFFF"/>
                </w:rPr>
                <m:t>I</m:t>
              </w:ins>
            </m:r>
          </m:e>
          <m:sub>
            <m:r>
              <w:ins w:id="531" w:author="T179966" w:date="2025-09-13T17:27:00Z" w16du:dateUtc="2025-09-13T09:27:00Z">
                <m:rPr>
                  <m:sty m:val="bi"/>
                </m:rPr>
                <w:rPr>
                  <w:rFonts w:ascii="Cambria Math" w:eastAsia="Helvetica" w:hAnsi="Cambria Math" w:cs="Helvetica" w:hint="default"/>
                  <w:color w:val="2C2C36"/>
                  <w:spacing w:val="1"/>
                  <w:sz w:val="19"/>
                  <w:szCs w:val="19"/>
                  <w:shd w:val="clear" w:color="auto" w:fill="FFFFFF"/>
                </w:rPr>
                <m:t>t</m:t>
              </w:ins>
            </m:r>
          </m:sub>
        </m:sSub>
      </m:oMath>
      <w:del w:id="532" w:author="T179966" w:date="2025-09-13T17:27:00Z" w16du:dateUtc="2025-09-13T09:27:00Z">
        <w:r w:rsidDel="000519FC">
          <w:rPr>
            <w:rFonts w:ascii="Helvetica" w:eastAsia="Helvetica" w:hAnsi="Helvetica" w:cs="Helvetica" w:hint="default"/>
            <w:color w:val="2C2C36"/>
            <w:spacing w:val="1"/>
            <w:position w:val="-12"/>
            <w:sz w:val="19"/>
            <w:szCs w:val="19"/>
            <w:shd w:val="clear" w:color="auto" w:fill="FFFFFF"/>
          </w:rPr>
          <w:object w:dxaOrig="220" w:dyaOrig="360" w14:anchorId="4AF538D4">
            <v:shape id="_x0000_i1069" type="#_x0000_t75" alt="" style="width:11.25pt;height:18pt" o:ole="">
              <v:imagedata r:id="rId94" o:title=""/>
            </v:shape>
            <o:OLEObject Type="Embed" ProgID="Equation.3" ShapeID="_x0000_i1069" DrawAspect="Content" ObjectID="_1837502507" r:id="rId95"/>
          </w:object>
        </w:r>
      </w:del>
      <w:r>
        <w:rPr>
          <w:rFonts w:cs="宋体"/>
          <w:color w:val="2C2C36"/>
          <w:spacing w:val="1"/>
          <w:sz w:val="19"/>
          <w:szCs w:val="19"/>
          <w:shd w:val="clear" w:color="auto" w:fill="FFFFFF"/>
        </w:rPr>
        <w:t>，</w:t>
      </w:r>
      <w:r>
        <w:rPr>
          <w:rFonts w:ascii="楷体" w:eastAsia="楷体" w:hAnsi="楷体" w:hint="default"/>
          <w:b w:val="0"/>
          <w:bCs w:val="0"/>
          <w:kern w:val="2"/>
          <w:sz w:val="21"/>
          <w:szCs w:val="21"/>
        </w:rPr>
        <w:t>构建了一个由多个专业领域组成的专家读者集合</w:t>
      </w:r>
      <m:oMath>
        <m:r>
          <w:ins w:id="533" w:author="T179966" w:date="2025-09-13T17:27:00Z" w16du:dateUtc="2025-09-13T09:27:00Z">
            <m:rPr>
              <m:sty m:val="bi"/>
            </m:rPr>
            <w:rPr>
              <w:rFonts w:ascii="Cambria Math" w:eastAsia="Helvetica" w:hAnsi="Cambria Math" w:cs="Helvetica" w:hint="default"/>
              <w:color w:val="2C2C36"/>
              <w:spacing w:val="1"/>
              <w:sz w:val="19"/>
              <w:szCs w:val="19"/>
              <w:shd w:val="clear" w:color="auto" w:fill="FFFFFF"/>
            </w:rPr>
            <m:t>E=</m:t>
          </w:ins>
        </m:r>
        <m:d>
          <m:dPr>
            <m:begChr m:val="{"/>
            <m:endChr m:val="}"/>
            <m:ctrlPr>
              <w:ins w:id="534" w:author="T179966" w:date="2025-09-13T17:27:00Z" w16du:dateUtc="2025-09-13T09:27:00Z">
                <w:rPr>
                  <w:rFonts w:ascii="Cambria Math" w:eastAsia="Helvetica" w:hAnsi="Cambria Math" w:cs="Helvetica" w:hint="default"/>
                  <w:i/>
                  <w:color w:val="2C2C36"/>
                  <w:spacing w:val="1"/>
                  <w:sz w:val="19"/>
                  <w:szCs w:val="19"/>
                  <w:shd w:val="clear" w:color="auto" w:fill="FFFFFF"/>
                </w:rPr>
              </w:ins>
            </m:ctrlPr>
          </m:dPr>
          <m:e>
            <m:sSub>
              <m:sSubPr>
                <m:ctrlPr>
                  <w:ins w:id="535" w:author="T179966" w:date="2025-09-13T17:27:00Z" w16du:dateUtc="2025-09-13T09:27:00Z">
                    <w:rPr>
                      <w:rFonts w:ascii="Cambria Math" w:eastAsia="Helvetica" w:hAnsi="Cambria Math" w:cs="Helvetica" w:hint="default"/>
                      <w:i/>
                      <w:color w:val="2C2C36"/>
                      <w:spacing w:val="1"/>
                      <w:sz w:val="19"/>
                      <w:szCs w:val="19"/>
                      <w:shd w:val="clear" w:color="auto" w:fill="FFFFFF"/>
                    </w:rPr>
                  </w:ins>
                </m:ctrlPr>
              </m:sSubPr>
              <m:e>
                <m:r>
                  <w:ins w:id="536" w:author="T179966" w:date="2025-09-13T17:27:00Z" w16du:dateUtc="2025-09-13T09:27:00Z">
                    <m:rPr>
                      <m:sty m:val="bi"/>
                    </m:rPr>
                    <w:rPr>
                      <w:rFonts w:ascii="Cambria Math" w:eastAsia="Helvetica" w:hAnsi="Cambria Math" w:cs="Helvetica" w:hint="default"/>
                      <w:color w:val="2C2C36"/>
                      <w:spacing w:val="1"/>
                      <w:sz w:val="19"/>
                      <w:szCs w:val="19"/>
                      <w:shd w:val="clear" w:color="auto" w:fill="FFFFFF"/>
                    </w:rPr>
                    <m:t>e</m:t>
                  </w:ins>
                </m:r>
              </m:e>
              <m:sub>
                <m:r>
                  <w:ins w:id="537" w:author="T179966" w:date="2025-09-13T17:27:00Z" w16du:dateUtc="2025-09-13T09:27:00Z">
                    <m:rPr>
                      <m:sty m:val="bi"/>
                    </m:rPr>
                    <w:rPr>
                      <w:rFonts w:ascii="Cambria Math" w:eastAsia="Helvetica" w:hAnsi="Cambria Math" w:cs="Helvetica" w:hint="default"/>
                      <w:color w:val="2C2C36"/>
                      <w:spacing w:val="1"/>
                      <w:sz w:val="19"/>
                      <w:szCs w:val="19"/>
                      <w:shd w:val="clear" w:color="auto" w:fill="FFFFFF"/>
                    </w:rPr>
                    <m:t>1</m:t>
                  </w:ins>
                </m:r>
              </m:sub>
            </m:sSub>
            <m:r>
              <w:ins w:id="538" w:author="T179966" w:date="2025-09-13T17:27:00Z" w16du:dateUtc="2025-09-13T09:27:00Z">
                <m:rPr>
                  <m:sty m:val="bi"/>
                </m:rPr>
                <w:rPr>
                  <w:rFonts w:ascii="Cambria Math" w:eastAsia="Helvetica" w:hAnsi="Cambria Math" w:cs="Helvetica" w:hint="default"/>
                  <w:color w:val="2C2C36"/>
                  <w:spacing w:val="1"/>
                  <w:sz w:val="19"/>
                  <w:szCs w:val="19"/>
                  <w:shd w:val="clear" w:color="auto" w:fill="FFFFFF"/>
                </w:rPr>
                <m:t>,</m:t>
              </w:ins>
            </m:r>
            <m:sSub>
              <m:sSubPr>
                <m:ctrlPr>
                  <w:ins w:id="539" w:author="T179966" w:date="2025-09-13T17:27:00Z" w16du:dateUtc="2025-09-13T09:27:00Z">
                    <w:rPr>
                      <w:rFonts w:ascii="Cambria Math" w:eastAsia="Helvetica" w:hAnsi="Cambria Math" w:cs="Helvetica" w:hint="default"/>
                      <w:i/>
                      <w:color w:val="2C2C36"/>
                      <w:spacing w:val="1"/>
                      <w:sz w:val="19"/>
                      <w:szCs w:val="19"/>
                      <w:shd w:val="clear" w:color="auto" w:fill="FFFFFF"/>
                    </w:rPr>
                  </w:ins>
                </m:ctrlPr>
              </m:sSubPr>
              <m:e>
                <m:r>
                  <w:ins w:id="540" w:author="T179966" w:date="2025-09-13T17:27:00Z" w16du:dateUtc="2025-09-13T09:27:00Z">
                    <m:rPr>
                      <m:sty m:val="bi"/>
                    </m:rPr>
                    <w:rPr>
                      <w:rFonts w:ascii="Cambria Math" w:eastAsia="Helvetica" w:hAnsi="Cambria Math" w:cs="Helvetica" w:hint="default"/>
                      <w:color w:val="2C2C36"/>
                      <w:spacing w:val="1"/>
                      <w:sz w:val="19"/>
                      <w:szCs w:val="19"/>
                      <w:shd w:val="clear" w:color="auto" w:fill="FFFFFF"/>
                    </w:rPr>
                    <m:t>e</m:t>
                  </w:ins>
                </m:r>
              </m:e>
              <m:sub>
                <m:r>
                  <w:ins w:id="541" w:author="T179966" w:date="2025-09-13T17:27:00Z" w16du:dateUtc="2025-09-13T09:27:00Z">
                    <m:rPr>
                      <m:sty m:val="bi"/>
                    </m:rPr>
                    <w:rPr>
                      <w:rFonts w:ascii="Cambria Math" w:eastAsia="Helvetica" w:hAnsi="Cambria Math" w:cs="Helvetica" w:hint="default"/>
                      <w:color w:val="2C2C36"/>
                      <w:spacing w:val="1"/>
                      <w:sz w:val="19"/>
                      <w:szCs w:val="19"/>
                      <w:shd w:val="clear" w:color="auto" w:fill="FFFFFF"/>
                    </w:rPr>
                    <m:t>2</m:t>
                  </w:ins>
                </m:r>
              </m:sub>
            </m:sSub>
            <m:r>
              <w:ins w:id="542" w:author="T179966" w:date="2025-09-13T17:27:00Z" w16du:dateUtc="2025-09-13T09:27:00Z">
                <m:rPr>
                  <m:sty m:val="bi"/>
                </m:rPr>
                <w:rPr>
                  <w:rFonts w:ascii="Cambria Math" w:eastAsia="Helvetica" w:hAnsi="Cambria Math" w:cs="Helvetica" w:hint="default"/>
                  <w:color w:val="2C2C36"/>
                  <w:spacing w:val="1"/>
                  <w:sz w:val="19"/>
                  <w:szCs w:val="19"/>
                  <w:shd w:val="clear" w:color="auto" w:fill="FFFFFF"/>
                </w:rPr>
                <m:t>,</m:t>
              </w:ins>
            </m:r>
            <m:r>
              <w:ins w:id="543" w:author="T179966" w:date="2025-09-13T17:27:00Z" w16du:dateUtc="2025-09-13T09:27:00Z">
                <m:rPr>
                  <m:nor/>
                </m:rPr>
                <w:rPr>
                  <w:rFonts w:ascii="Cambria Math" w:eastAsia="Helvetica" w:hAnsi="Cambria Math" w:cs="Helvetica" w:hint="default"/>
                  <w:color w:val="2C2C36"/>
                  <w:spacing w:val="1"/>
                  <w:sz w:val="19"/>
                  <w:szCs w:val="19"/>
                  <w:shd w:val="clear" w:color="auto" w:fill="FFFFFF"/>
                </w:rPr>
                <m:t>...</m:t>
              </w:ins>
            </m:r>
            <m:r>
              <w:ins w:id="544" w:author="T179966" w:date="2025-09-13T17:27:00Z" w16du:dateUtc="2025-09-13T09:27:00Z">
                <m:rPr>
                  <m:sty m:val="b"/>
                </m:rPr>
                <w:rPr>
                  <w:rFonts w:ascii="Cambria Math" w:eastAsia="Helvetica" w:hAnsi="Cambria Math" w:cs="Helvetica" w:hint="default"/>
                  <w:color w:val="2C2C36"/>
                  <w:spacing w:val="1"/>
                  <w:sz w:val="19"/>
                  <w:szCs w:val="19"/>
                  <w:shd w:val="clear" w:color="auto" w:fill="FFFFFF"/>
                </w:rPr>
                <m:t>,</m:t>
              </w:ins>
            </m:r>
            <m:sSub>
              <m:sSubPr>
                <m:ctrlPr>
                  <w:ins w:id="545" w:author="T179966" w:date="2025-09-13T17:27:00Z" w16du:dateUtc="2025-09-13T09:27:00Z">
                    <w:rPr>
                      <w:rFonts w:ascii="Cambria Math" w:eastAsia="Helvetica" w:hAnsi="Cambria Math" w:cs="Helvetica" w:hint="default"/>
                      <w:i/>
                      <w:color w:val="2C2C36"/>
                      <w:spacing w:val="1"/>
                      <w:sz w:val="19"/>
                      <w:szCs w:val="19"/>
                      <w:shd w:val="clear" w:color="auto" w:fill="FFFFFF"/>
                    </w:rPr>
                  </w:ins>
                </m:ctrlPr>
              </m:sSubPr>
              <m:e>
                <m:r>
                  <w:ins w:id="546" w:author="T179966" w:date="2025-09-13T17:27:00Z" w16du:dateUtc="2025-09-13T09:27:00Z">
                    <m:rPr>
                      <m:sty m:val="bi"/>
                    </m:rPr>
                    <w:rPr>
                      <w:rFonts w:ascii="Cambria Math" w:eastAsia="Helvetica" w:hAnsi="Cambria Math" w:cs="Helvetica" w:hint="default"/>
                      <w:color w:val="2C2C36"/>
                      <w:spacing w:val="1"/>
                      <w:sz w:val="19"/>
                      <w:szCs w:val="19"/>
                      <w:shd w:val="clear" w:color="auto" w:fill="FFFFFF"/>
                    </w:rPr>
                    <m:t>e</m:t>
                  </w:ins>
                </m:r>
              </m:e>
              <m:sub>
                <m:r>
                  <w:ins w:id="547" w:author="T179966" w:date="2025-09-13T17:27:00Z" w16du:dateUtc="2025-09-13T09:27:00Z">
                    <m:rPr>
                      <m:sty m:val="bi"/>
                    </m:rPr>
                    <w:rPr>
                      <w:rFonts w:ascii="Cambria Math" w:eastAsia="Helvetica" w:hAnsi="Cambria Math" w:cs="Helvetica" w:hint="default"/>
                      <w:color w:val="2C2C36"/>
                      <w:spacing w:val="1"/>
                      <w:sz w:val="19"/>
                      <w:szCs w:val="19"/>
                      <w:shd w:val="clear" w:color="auto" w:fill="FFFFFF"/>
                    </w:rPr>
                    <m:t>n</m:t>
                  </w:ins>
                </m:r>
              </m:sub>
            </m:sSub>
          </m:e>
        </m:d>
      </m:oMath>
      <w:del w:id="548" w:author="T179966" w:date="2025-09-13T17:27:00Z" w16du:dateUtc="2025-09-13T09:27:00Z">
        <w:r w:rsidDel="000519FC">
          <w:rPr>
            <w:rFonts w:ascii="Helvetica" w:eastAsia="Helvetica" w:hAnsi="Helvetica" w:cs="Helvetica" w:hint="default"/>
            <w:color w:val="2C2C36"/>
            <w:spacing w:val="1"/>
            <w:position w:val="-10"/>
            <w:sz w:val="19"/>
            <w:szCs w:val="19"/>
            <w:shd w:val="clear" w:color="auto" w:fill="FFFFFF"/>
          </w:rPr>
          <w:object w:dxaOrig="1620" w:dyaOrig="340" w14:anchorId="4672634E">
            <v:shape id="_x0000_i1070" type="#_x0000_t75" style="width:81pt;height:17.25pt" o:ole="">
              <v:imagedata r:id="rId96" o:title=""/>
            </v:shape>
            <o:OLEObject Type="Embed" ProgID="Equation.3" ShapeID="_x0000_i1070" DrawAspect="Content" ObjectID="_1837502508" r:id="rId97"/>
          </w:object>
        </w:r>
      </w:del>
      <w:r>
        <w:rPr>
          <w:rFonts w:ascii="Helvetica" w:hAnsi="Helvetica" w:cs="Helvetica"/>
          <w:color w:val="2C2C36"/>
          <w:spacing w:val="1"/>
          <w:sz w:val="19"/>
          <w:szCs w:val="19"/>
          <w:shd w:val="clear" w:color="auto" w:fill="FFFFFF"/>
        </w:rPr>
        <w:t>，</w:t>
      </w:r>
      <w:r>
        <w:rPr>
          <w:rFonts w:ascii="楷体" w:eastAsia="楷体" w:hAnsi="楷体"/>
          <w:b w:val="0"/>
          <w:bCs w:val="0"/>
          <w:kern w:val="2"/>
          <w:sz w:val="21"/>
          <w:szCs w:val="21"/>
        </w:rPr>
        <w:t>具体包括以下七个领域：新闻评论专家、</w:t>
      </w:r>
      <w:r>
        <w:rPr>
          <w:rFonts w:ascii="楷体" w:eastAsia="楷体" w:hAnsi="楷体" w:hint="default"/>
          <w:b w:val="0"/>
          <w:bCs w:val="0"/>
          <w:kern w:val="2"/>
          <w:sz w:val="21"/>
          <w:szCs w:val="21"/>
        </w:rPr>
        <w:t>心理学专</w:t>
      </w:r>
      <w:r>
        <w:rPr>
          <w:rFonts w:ascii="楷体" w:eastAsia="楷体" w:hAnsi="楷体" w:hint="default"/>
          <w:b w:val="0"/>
          <w:bCs w:val="0"/>
          <w:kern w:val="2"/>
          <w:sz w:val="21"/>
          <w:szCs w:val="21"/>
        </w:rPr>
        <w:lastRenderedPageBreak/>
        <w:t>家</w:t>
      </w:r>
      <w:r>
        <w:rPr>
          <w:rFonts w:ascii="楷体" w:eastAsia="楷体" w:hAnsi="楷体"/>
          <w:b w:val="0"/>
          <w:bCs w:val="0"/>
          <w:kern w:val="2"/>
          <w:sz w:val="21"/>
          <w:szCs w:val="21"/>
        </w:rPr>
        <w:t>、</w:t>
      </w:r>
      <w:r>
        <w:rPr>
          <w:rFonts w:ascii="楷体" w:eastAsia="楷体" w:hAnsi="楷体" w:hint="default"/>
          <w:b w:val="0"/>
          <w:bCs w:val="0"/>
          <w:kern w:val="2"/>
          <w:sz w:val="21"/>
          <w:szCs w:val="21"/>
        </w:rPr>
        <w:t>社会学专家</w:t>
      </w:r>
      <w:r>
        <w:rPr>
          <w:rFonts w:ascii="楷体" w:eastAsia="楷体" w:hAnsi="楷体"/>
          <w:b w:val="0"/>
          <w:bCs w:val="0"/>
          <w:kern w:val="2"/>
          <w:sz w:val="21"/>
          <w:szCs w:val="21"/>
        </w:rPr>
        <w:t>、</w:t>
      </w:r>
      <w:r>
        <w:rPr>
          <w:rFonts w:ascii="楷体" w:eastAsia="楷体" w:hAnsi="楷体" w:hint="default"/>
          <w:b w:val="0"/>
          <w:bCs w:val="0"/>
          <w:kern w:val="2"/>
          <w:sz w:val="21"/>
          <w:szCs w:val="21"/>
        </w:rPr>
        <w:t>媒体伦理专家</w:t>
      </w:r>
      <w:r>
        <w:rPr>
          <w:rFonts w:ascii="楷体" w:eastAsia="楷体" w:hAnsi="楷体"/>
          <w:b w:val="0"/>
          <w:bCs w:val="0"/>
          <w:kern w:val="2"/>
          <w:sz w:val="21"/>
          <w:szCs w:val="21"/>
        </w:rPr>
        <w:t>、</w:t>
      </w:r>
      <w:r>
        <w:rPr>
          <w:rFonts w:ascii="楷体" w:eastAsia="楷体" w:hAnsi="楷体" w:hint="default"/>
          <w:b w:val="0"/>
          <w:bCs w:val="0"/>
          <w:kern w:val="2"/>
          <w:sz w:val="21"/>
          <w:szCs w:val="21"/>
        </w:rPr>
        <w:t>语言学专家</w:t>
      </w:r>
      <w:r>
        <w:rPr>
          <w:rFonts w:ascii="楷体" w:eastAsia="楷体" w:hAnsi="楷体"/>
          <w:b w:val="0"/>
          <w:bCs w:val="0"/>
          <w:kern w:val="2"/>
          <w:sz w:val="21"/>
          <w:szCs w:val="21"/>
        </w:rPr>
        <w:t>、</w:t>
      </w:r>
      <w:r>
        <w:rPr>
          <w:rFonts w:ascii="楷体" w:eastAsia="楷体" w:hAnsi="楷体" w:hint="default"/>
          <w:b w:val="0"/>
          <w:bCs w:val="0"/>
          <w:kern w:val="2"/>
          <w:sz w:val="21"/>
          <w:szCs w:val="21"/>
        </w:rPr>
        <w:t>法律学专家</w:t>
      </w:r>
      <w:r>
        <w:rPr>
          <w:rFonts w:ascii="楷体" w:eastAsia="楷体" w:hAnsi="楷体"/>
          <w:b w:val="0"/>
          <w:bCs w:val="0"/>
          <w:kern w:val="2"/>
          <w:sz w:val="21"/>
          <w:szCs w:val="21"/>
        </w:rPr>
        <w:t>、</w:t>
      </w:r>
      <w:r>
        <w:rPr>
          <w:rFonts w:ascii="楷体" w:eastAsia="楷体" w:hAnsi="楷体" w:hint="default"/>
          <w:b w:val="0"/>
          <w:bCs w:val="0"/>
          <w:kern w:val="2"/>
          <w:sz w:val="21"/>
          <w:szCs w:val="21"/>
        </w:rPr>
        <w:t>数据科学家</w:t>
      </w:r>
      <w:r>
        <w:rPr>
          <w:rFonts w:ascii="楷体" w:eastAsia="楷体" w:hAnsi="楷体"/>
          <w:b w:val="0"/>
          <w:bCs w:val="0"/>
          <w:kern w:val="2"/>
          <w:sz w:val="21"/>
          <w:szCs w:val="21"/>
        </w:rPr>
        <w:t>，每个专家</w:t>
      </w:r>
      <m:oMath>
        <m:sSub>
          <m:sSubPr>
            <m:ctrlPr>
              <w:ins w:id="549" w:author="T179966" w:date="2025-09-13T17:27:00Z" w16du:dateUtc="2025-09-13T09:27:00Z">
                <w:rPr>
                  <w:rFonts w:ascii="Cambria Math" w:eastAsia="Helvetica" w:hAnsi="Cambria Math" w:cs="Helvetica" w:hint="default"/>
                  <w:i/>
                  <w:color w:val="2C2C36"/>
                  <w:spacing w:val="1"/>
                  <w:sz w:val="19"/>
                  <w:szCs w:val="19"/>
                  <w:shd w:val="clear" w:color="auto" w:fill="FFFFFF"/>
                </w:rPr>
              </w:ins>
            </m:ctrlPr>
          </m:sSubPr>
          <m:e>
            <m:r>
              <w:ins w:id="550" w:author="T179966" w:date="2025-09-13T17:27:00Z" w16du:dateUtc="2025-09-13T09:27:00Z">
                <m:rPr>
                  <m:sty m:val="bi"/>
                </m:rPr>
                <w:rPr>
                  <w:rFonts w:ascii="Cambria Math" w:eastAsia="Helvetica" w:hAnsi="Cambria Math" w:cs="Helvetica" w:hint="default"/>
                  <w:color w:val="2C2C36"/>
                  <w:spacing w:val="1"/>
                  <w:sz w:val="19"/>
                  <w:szCs w:val="19"/>
                  <w:shd w:val="clear" w:color="auto" w:fill="FFFFFF"/>
                </w:rPr>
                <m:t>e</m:t>
              </w:ins>
            </m:r>
          </m:e>
          <m:sub>
            <m:r>
              <w:ins w:id="551" w:author="T179966" w:date="2025-09-13T17:27:00Z" w16du:dateUtc="2025-09-13T09:27:00Z">
                <m:rPr>
                  <m:sty m:val="bi"/>
                </m:rPr>
                <w:rPr>
                  <w:rFonts w:ascii="Cambria Math" w:eastAsia="Helvetica" w:hAnsi="Cambria Math" w:cs="Helvetica" w:hint="default"/>
                  <w:color w:val="2C2C36"/>
                  <w:spacing w:val="1"/>
                  <w:sz w:val="19"/>
                  <w:szCs w:val="19"/>
                  <w:shd w:val="clear" w:color="auto" w:fill="FFFFFF"/>
                </w:rPr>
                <m:t>i</m:t>
              </w:ins>
            </m:r>
          </m:sub>
        </m:sSub>
      </m:oMath>
      <w:del w:id="552" w:author="T179966" w:date="2025-09-13T17:27:00Z" w16du:dateUtc="2025-09-13T09:27:00Z">
        <w:r w:rsidDel="000519FC">
          <w:rPr>
            <w:rFonts w:ascii="Helvetica" w:eastAsia="Helvetica" w:hAnsi="Helvetica" w:cs="Helvetica"/>
            <w:color w:val="2C2C36"/>
            <w:spacing w:val="1"/>
            <w:position w:val="-12"/>
            <w:sz w:val="19"/>
            <w:szCs w:val="19"/>
            <w:shd w:val="clear" w:color="auto" w:fill="FFFFFF"/>
          </w:rPr>
          <w:object w:dxaOrig="240" w:dyaOrig="360" w14:anchorId="13DA7FF3">
            <v:shape id="_x0000_i1071" type="#_x0000_t75" style="width:12pt;height:18pt" o:ole="">
              <v:imagedata r:id="rId98" o:title=""/>
            </v:shape>
            <o:OLEObject Type="Embed" ProgID="Equation.3" ShapeID="_x0000_i1071" DrawAspect="Content" ObjectID="_1837502509" r:id="rId99"/>
          </w:object>
        </w:r>
      </w:del>
      <w:r>
        <w:rPr>
          <w:rFonts w:ascii="楷体" w:eastAsia="楷体" w:hAnsi="楷体"/>
          <w:b w:val="0"/>
          <w:bCs w:val="0"/>
          <w:kern w:val="2"/>
          <w:sz w:val="21"/>
          <w:szCs w:val="21"/>
        </w:rPr>
        <w:t>对</w:t>
      </w:r>
      <w:r>
        <w:rPr>
          <w:rFonts w:ascii="楷体" w:eastAsia="楷体" w:hAnsi="楷体" w:hint="default"/>
          <w:b w:val="0"/>
          <w:bCs w:val="0"/>
          <w:kern w:val="2"/>
          <w:sz w:val="21"/>
          <w:szCs w:val="21"/>
        </w:rPr>
        <w:t>应一个特定的知识领域</w:t>
      </w:r>
      <m:oMath>
        <m:sSub>
          <m:sSubPr>
            <m:ctrlPr>
              <w:ins w:id="553" w:author="T179966" w:date="2025-09-13T17:27:00Z" w16du:dateUtc="2025-09-13T09:27:00Z">
                <w:rPr>
                  <w:rFonts w:ascii="Cambria Math" w:eastAsia="Helvetica" w:hAnsi="Cambria Math" w:cs="Helvetica" w:hint="default"/>
                  <w:i/>
                  <w:color w:val="2C2C36"/>
                  <w:spacing w:val="1"/>
                  <w:sz w:val="19"/>
                  <w:szCs w:val="19"/>
                  <w:shd w:val="clear" w:color="auto" w:fill="FFFFFF"/>
                </w:rPr>
              </w:ins>
            </m:ctrlPr>
          </m:sSubPr>
          <m:e>
            <m:r>
              <w:ins w:id="554" w:author="T179966" w:date="2025-09-13T17:27:00Z" w16du:dateUtc="2025-09-13T09:27:00Z">
                <m:rPr>
                  <m:sty m:val="bi"/>
                </m:rPr>
                <w:rPr>
                  <w:rFonts w:ascii="Cambria Math" w:eastAsia="Helvetica" w:hAnsi="Cambria Math" w:cs="Helvetica" w:hint="default"/>
                  <w:color w:val="2C2C36"/>
                  <w:spacing w:val="1"/>
                  <w:sz w:val="19"/>
                  <w:szCs w:val="19"/>
                  <w:shd w:val="clear" w:color="auto" w:fill="FFFFFF"/>
                </w:rPr>
                <m:t>D</m:t>
              </w:ins>
            </m:r>
          </m:e>
          <m:sub>
            <m:r>
              <w:ins w:id="555" w:author="T179966" w:date="2025-09-13T17:27:00Z" w16du:dateUtc="2025-09-13T09:27:00Z">
                <m:rPr>
                  <m:sty m:val="bi"/>
                </m:rPr>
                <w:rPr>
                  <w:rFonts w:ascii="Cambria Math" w:eastAsia="Helvetica" w:hAnsi="Cambria Math" w:cs="Helvetica" w:hint="default"/>
                  <w:color w:val="2C2C36"/>
                  <w:spacing w:val="1"/>
                  <w:sz w:val="19"/>
                  <w:szCs w:val="19"/>
                  <w:shd w:val="clear" w:color="auto" w:fill="FFFFFF"/>
                </w:rPr>
                <m:t>i</m:t>
              </w:ins>
            </m:r>
          </m:sub>
        </m:sSub>
      </m:oMath>
      <w:del w:id="556" w:author="T179966" w:date="2025-09-13T17:27:00Z" w16du:dateUtc="2025-09-13T09:27:00Z">
        <w:r w:rsidDel="000519FC">
          <w:rPr>
            <w:rFonts w:ascii="Helvetica" w:eastAsia="Helvetica" w:hAnsi="Helvetica" w:cs="Helvetica" w:hint="default"/>
            <w:color w:val="2C2C36"/>
            <w:spacing w:val="1"/>
            <w:position w:val="-10"/>
            <w:sz w:val="19"/>
            <w:szCs w:val="19"/>
            <w:shd w:val="clear" w:color="auto" w:fill="FFFFFF"/>
          </w:rPr>
          <w:object w:dxaOrig="300" w:dyaOrig="340" w14:anchorId="35C3ACEB">
            <v:shape id="_x0000_i1072" type="#_x0000_t75" style="width:15pt;height:17.25pt" o:ole="">
              <v:imagedata r:id="rId100" o:title=""/>
            </v:shape>
            <o:OLEObject Type="Embed" ProgID="Equation.3" ShapeID="_x0000_i1072" DrawAspect="Content" ObjectID="_1837502510" r:id="rId101"/>
          </w:object>
        </w:r>
      </w:del>
      <w:r>
        <w:rPr>
          <w:rFonts w:cs="宋体"/>
          <w:color w:val="2C2C36"/>
          <w:spacing w:val="1"/>
          <w:sz w:val="19"/>
          <w:szCs w:val="19"/>
          <w:shd w:val="clear" w:color="auto" w:fill="FFFFFF"/>
        </w:rPr>
        <w:t>，</w:t>
      </w:r>
      <w:r>
        <w:rPr>
          <w:rFonts w:ascii="楷体" w:eastAsia="楷体" w:hAnsi="楷体" w:hint="default"/>
          <w:b w:val="0"/>
          <w:bCs w:val="0"/>
          <w:kern w:val="2"/>
          <w:sz w:val="21"/>
          <w:szCs w:val="21"/>
        </w:rPr>
        <w:t>其专业能力通过该领域的知识库</w:t>
      </w:r>
      <m:oMath>
        <m:sSub>
          <m:sSubPr>
            <m:ctrlPr>
              <w:ins w:id="557" w:author="T179966" w:date="2025-09-13T17:27:00Z" w16du:dateUtc="2025-09-13T09:27:00Z">
                <w:rPr>
                  <w:rFonts w:ascii="Cambria Math" w:eastAsia="Helvetica" w:hAnsi="Cambria Math" w:cs="Helvetica" w:hint="default"/>
                  <w:i/>
                  <w:color w:val="2C2C36"/>
                  <w:spacing w:val="1"/>
                  <w:sz w:val="19"/>
                  <w:szCs w:val="19"/>
                  <w:shd w:val="clear" w:color="auto" w:fill="FFFFFF"/>
                </w:rPr>
              </w:ins>
            </m:ctrlPr>
          </m:sSubPr>
          <m:e>
            <m:r>
              <w:ins w:id="558" w:author="T179966" w:date="2025-09-13T17:27:00Z" w16du:dateUtc="2025-09-13T09:27:00Z">
                <m:rPr>
                  <m:sty m:val="bi"/>
                </m:rPr>
                <w:rPr>
                  <w:rFonts w:ascii="Cambria Math" w:eastAsia="Helvetica" w:hAnsi="Cambria Math" w:cs="Helvetica" w:hint="default"/>
                  <w:color w:val="2C2C36"/>
                  <w:spacing w:val="1"/>
                  <w:sz w:val="19"/>
                  <w:szCs w:val="19"/>
                  <w:shd w:val="clear" w:color="auto" w:fill="FFFFFF"/>
                </w:rPr>
                <m:t>K</m:t>
              </w:ins>
            </m:r>
          </m:e>
          <m:sub>
            <m:r>
              <w:ins w:id="559" w:author="T179966" w:date="2025-09-13T17:27:00Z" w16du:dateUtc="2025-09-13T09:27:00Z">
                <m:rPr>
                  <m:sty m:val="bi"/>
                </m:rPr>
                <w:rPr>
                  <w:rFonts w:ascii="Cambria Math" w:eastAsia="Helvetica" w:hAnsi="Cambria Math" w:cs="Helvetica" w:hint="default"/>
                  <w:color w:val="2C2C36"/>
                  <w:spacing w:val="1"/>
                  <w:sz w:val="19"/>
                  <w:szCs w:val="19"/>
                  <w:shd w:val="clear" w:color="auto" w:fill="FFFFFF"/>
                </w:rPr>
                <m:t>i</m:t>
              </w:ins>
            </m:r>
          </m:sub>
        </m:sSub>
      </m:oMath>
      <w:del w:id="560" w:author="T179966" w:date="2025-09-13T17:27:00Z" w16du:dateUtc="2025-09-13T09:27:00Z">
        <w:r w:rsidDel="000519FC">
          <w:rPr>
            <w:rFonts w:ascii="Helvetica" w:eastAsia="Helvetica" w:hAnsi="Helvetica" w:cs="Helvetica" w:hint="default"/>
            <w:color w:val="2C2C36"/>
            <w:spacing w:val="1"/>
            <w:position w:val="-10"/>
            <w:sz w:val="19"/>
            <w:szCs w:val="19"/>
            <w:shd w:val="clear" w:color="auto" w:fill="FFFFFF"/>
          </w:rPr>
          <w:object w:dxaOrig="300" w:dyaOrig="340" w14:anchorId="33C02987">
            <v:shape id="_x0000_i1073" type="#_x0000_t75" style="width:15pt;height:17.25pt" o:ole="">
              <v:imagedata r:id="rId102" o:title=""/>
            </v:shape>
            <o:OLEObject Type="Embed" ProgID="Equation.3" ShapeID="_x0000_i1073" DrawAspect="Content" ObjectID="_1837502511" r:id="rId103"/>
          </w:object>
        </w:r>
      </w:del>
      <w:r>
        <w:rPr>
          <w:rFonts w:ascii="楷体" w:eastAsia="楷体" w:hAnsi="楷体" w:hint="default"/>
          <w:b w:val="0"/>
          <w:bCs w:val="0"/>
          <w:kern w:val="2"/>
          <w:sz w:val="21"/>
          <w:szCs w:val="21"/>
        </w:rPr>
        <w:t>进行建模</w:t>
      </w:r>
      <w:r>
        <w:rPr>
          <w:rFonts w:cs="宋体"/>
          <w:color w:val="2C2C36"/>
          <w:spacing w:val="1"/>
          <w:sz w:val="19"/>
          <w:szCs w:val="19"/>
          <w:shd w:val="clear" w:color="auto" w:fill="FFFFFF"/>
        </w:rPr>
        <w:t>。</w:t>
      </w:r>
      <w:r>
        <w:rPr>
          <w:rFonts w:ascii="楷体" w:eastAsia="楷体" w:hAnsi="楷体" w:hint="default"/>
          <w:b w:val="0"/>
          <w:bCs w:val="0"/>
          <w:kern w:val="2"/>
          <w:sz w:val="21"/>
          <w:szCs w:val="21"/>
        </w:rPr>
        <w:t>在此基础上，我们采用具有相应领域微调的预训练语言模型作为模拟专家行为的代理</w:t>
      </w:r>
      <w:r>
        <w:rPr>
          <w:rFonts w:ascii="楷体" w:eastAsia="楷体" w:hAnsi="楷体"/>
          <w:b w:val="0"/>
          <w:bCs w:val="0"/>
          <w:kern w:val="2"/>
          <w:sz w:val="21"/>
          <w:szCs w:val="21"/>
        </w:rPr>
        <w:t>。通过设计，我们选取了三个维度来体现写作意图意图</w:t>
      </w:r>
      <m:oMath>
        <m:sSub>
          <m:sSubPr>
            <m:ctrlPr>
              <w:ins w:id="561" w:author="T179966" w:date="2025-09-13T17:27:00Z" w16du:dateUtc="2025-09-13T09:27:00Z">
                <w:rPr>
                  <w:rFonts w:ascii="Cambria Math" w:eastAsia="Helvetica" w:hAnsi="Helvetica" w:cs="Helvetica" w:hint="default"/>
                  <w:i/>
                  <w:color w:val="2C2C36"/>
                  <w:spacing w:val="1"/>
                  <w:sz w:val="19"/>
                  <w:szCs w:val="19"/>
                  <w:shd w:val="clear" w:color="auto" w:fill="FFFFFF"/>
                </w:rPr>
              </w:ins>
            </m:ctrlPr>
          </m:sSubPr>
          <m:e>
            <m:r>
              <w:ins w:id="562" w:author="T179966" w:date="2025-09-13T17:27:00Z" w16du:dateUtc="2025-09-13T09:27:00Z">
                <m:rPr>
                  <m:sty m:val="bi"/>
                </m:rPr>
                <w:rPr>
                  <w:rFonts w:ascii="Cambria Math" w:eastAsia="Helvetica" w:hAnsi="Helvetica" w:cs="Helvetica" w:hint="default"/>
                  <w:color w:val="2C2C36"/>
                  <w:spacing w:val="1"/>
                  <w:sz w:val="19"/>
                  <w:szCs w:val="19"/>
                  <w:shd w:val="clear" w:color="auto" w:fill="FFFFFF"/>
                </w:rPr>
                <m:t>I</m:t>
              </w:ins>
            </m:r>
          </m:e>
          <m:sub>
            <m:r>
              <w:ins w:id="563" w:author="T179966" w:date="2025-09-13T17:27:00Z" w16du:dateUtc="2025-09-13T09:27:00Z">
                <m:rPr>
                  <m:sty m:val="bi"/>
                </m:rPr>
                <w:rPr>
                  <w:rFonts w:ascii="Cambria Math" w:eastAsia="Helvetica" w:hAnsi="Helvetica" w:cs="Helvetica" w:hint="default"/>
                  <w:color w:val="2C2C36"/>
                  <w:spacing w:val="1"/>
                  <w:sz w:val="19"/>
                  <w:szCs w:val="19"/>
                  <w:shd w:val="clear" w:color="auto" w:fill="FFFFFF"/>
                </w:rPr>
                <m:t>t</m:t>
              </w:ins>
            </m:r>
          </m:sub>
        </m:sSub>
      </m:oMath>
      <w:del w:id="564" w:author="T179966" w:date="2025-09-13T17:27:00Z" w16du:dateUtc="2025-09-13T09:27:00Z">
        <w:r w:rsidDel="000519FC">
          <w:rPr>
            <w:rFonts w:ascii="Helvetica" w:eastAsia="Helvetica" w:hAnsi="Helvetica" w:cs="Helvetica" w:hint="default"/>
            <w:color w:val="2C2C36"/>
            <w:spacing w:val="1"/>
            <w:position w:val="-12"/>
            <w:sz w:val="19"/>
            <w:szCs w:val="19"/>
            <w:shd w:val="clear" w:color="auto" w:fill="FFFFFF"/>
          </w:rPr>
          <w:object w:dxaOrig="220" w:dyaOrig="360" w14:anchorId="2EBEFBDD">
            <v:shape id="_x0000_i1074" type="#_x0000_t75" style="width:11.25pt;height:18pt" o:ole="">
              <v:imagedata r:id="rId94" o:title=""/>
            </v:shape>
            <o:OLEObject Type="Embed" ProgID="Equation.3" ShapeID="_x0000_i1074" DrawAspect="Content" ObjectID="_1837502512" r:id="rId104"/>
          </w:object>
        </w:r>
      </w:del>
      <w:r>
        <w:rPr>
          <w:rFonts w:ascii="楷体" w:eastAsia="楷体" w:hAnsi="楷体"/>
          <w:b w:val="0"/>
          <w:bCs w:val="0"/>
          <w:kern w:val="2"/>
          <w:sz w:val="21"/>
          <w:szCs w:val="21"/>
        </w:rPr>
        <w:t>，分别是&lt;信念B、欲望D、计划P&gt;。其中信念意图表示新闻的主要目标是否是为了说服读者相信某个观点。欲望意图表示新闻是否试图激发读者对某件事情的渴望或厌恶。计划意图表明新闻是否试图影响读者的行为或让他们采取某些特定的行为。通过对每位专家模型设置一组特定的二分类问题（如“是否意图影响他人观点”），实现对上述三类子意图维度的识别与量化。</w:t>
      </w:r>
    </w:p>
    <w:p w14:paraId="2F6710BC" w14:textId="73A644D0" w:rsidR="00DA4276" w:rsidRDefault="00000000" w:rsidP="000519FC">
      <w:pPr>
        <w:pStyle w:val="3"/>
        <w:widowControl/>
        <w:shd w:val="clear" w:color="auto" w:fill="FFFFFF"/>
        <w:spacing w:before="120" w:beforeAutospacing="0" w:after="120" w:afterAutospacing="0" w:line="21" w:lineRule="atLeast"/>
        <w:ind w:firstLine="360"/>
        <w:rPr>
          <w:rFonts w:ascii="楷体" w:eastAsia="楷体" w:hAnsi="楷体"/>
          <w:b w:val="0"/>
          <w:bCs w:val="0"/>
          <w:kern w:val="2"/>
          <w:sz w:val="21"/>
          <w:szCs w:val="21"/>
        </w:rPr>
      </w:pPr>
      <w:r>
        <w:rPr>
          <w:rFonts w:ascii="楷体" w:eastAsia="楷体" w:hAnsi="楷体" w:hint="default"/>
          <w:b w:val="0"/>
          <w:bCs w:val="0"/>
          <w:kern w:val="2"/>
          <w:sz w:val="21"/>
          <w:szCs w:val="21"/>
        </w:rPr>
        <w:t>最后，</w:t>
      </w:r>
      <w:r>
        <w:rPr>
          <w:rFonts w:ascii="楷体" w:eastAsia="楷体" w:hAnsi="楷体"/>
          <w:b w:val="0"/>
          <w:bCs w:val="0"/>
          <w:kern w:val="2"/>
          <w:sz w:val="21"/>
          <w:szCs w:val="21"/>
        </w:rPr>
        <w:t>系统汇</w:t>
      </w:r>
      <w:r>
        <w:rPr>
          <w:rFonts w:ascii="楷体" w:eastAsia="楷体" w:hAnsi="楷体" w:hint="default"/>
          <w:b w:val="0"/>
          <w:bCs w:val="0"/>
          <w:kern w:val="2"/>
          <w:sz w:val="21"/>
          <w:szCs w:val="21"/>
        </w:rPr>
        <w:t>总所有专家模型输出的意图预测结果，并根据各领域专家的专业相关性设定加权系数</w:t>
      </w:r>
      <m:oMath>
        <m:sSub>
          <m:sSubPr>
            <m:ctrlPr>
              <w:ins w:id="565" w:author="T179966" w:date="2025-09-13T17:27:00Z" w16du:dateUtc="2025-09-13T09:27:00Z">
                <w:rPr>
                  <w:rFonts w:ascii="Cambria Math" w:eastAsia="楷体" w:hAnsi="楷体" w:hint="default"/>
                  <w:b w:val="0"/>
                  <w:bCs w:val="0"/>
                  <w:i/>
                  <w:kern w:val="2"/>
                  <w:sz w:val="21"/>
                  <w:szCs w:val="21"/>
                </w:rPr>
              </w:ins>
            </m:ctrlPr>
          </m:sSubPr>
          <m:e>
            <m:r>
              <w:ins w:id="566" w:author="T179966" w:date="2025-09-13T17:27:00Z" w16du:dateUtc="2025-09-13T09:27:00Z">
                <m:rPr>
                  <m:sty m:val="bi"/>
                </m:rPr>
                <w:rPr>
                  <w:rFonts w:ascii="Cambria Math" w:eastAsia="楷体" w:hAnsi="楷体" w:hint="default"/>
                  <w:kern w:val="2"/>
                  <w:sz w:val="21"/>
                  <w:szCs w:val="21"/>
                </w:rPr>
                <m:t>ω</m:t>
              </w:ins>
            </m:r>
          </m:e>
          <m:sub>
            <m:r>
              <w:ins w:id="567" w:author="T179966" w:date="2025-09-13T17:27:00Z" w16du:dateUtc="2025-09-13T09:27:00Z">
                <m:rPr>
                  <m:sty m:val="bi"/>
                </m:rPr>
                <w:rPr>
                  <w:rFonts w:ascii="Cambria Math" w:eastAsia="楷体" w:hAnsi="楷体" w:hint="default"/>
                  <w:kern w:val="2"/>
                  <w:sz w:val="21"/>
                  <w:szCs w:val="21"/>
                </w:rPr>
                <m:t>i</m:t>
              </w:ins>
            </m:r>
          </m:sub>
        </m:sSub>
      </m:oMath>
      <w:del w:id="568" w:author="T179966" w:date="2025-09-13T17:27:00Z" w16du:dateUtc="2025-09-13T09:27:00Z">
        <w:r w:rsidDel="000519FC">
          <w:rPr>
            <w:rFonts w:ascii="楷体" w:eastAsia="楷体" w:hAnsi="楷体" w:hint="default"/>
            <w:b w:val="0"/>
            <w:bCs w:val="0"/>
            <w:kern w:val="2"/>
            <w:sz w:val="21"/>
            <w:szCs w:val="21"/>
          </w:rPr>
          <w:object w:dxaOrig="280" w:dyaOrig="340" w14:anchorId="0BDBDE46">
            <v:shape id="_x0000_i1075" type="#_x0000_t75" style="width:14.25pt;height:17.25pt" o:ole="">
              <v:imagedata r:id="rId105" o:title=""/>
            </v:shape>
            <o:OLEObject Type="Embed" ProgID="Equation.3" ShapeID="_x0000_i1075" DrawAspect="Content" ObjectID="_1837502513" r:id="rId106"/>
          </w:object>
        </w:r>
      </w:del>
      <w:r>
        <w:rPr>
          <w:rFonts w:ascii="楷体" w:eastAsia="楷体" w:hAnsi="楷体" w:hint="default"/>
          <w:b w:val="0"/>
          <w:bCs w:val="0"/>
          <w:kern w:val="2"/>
          <w:sz w:val="21"/>
          <w:szCs w:val="21"/>
        </w:rPr>
        <w:t>，对意图预测值进行加权求和，得到最终的写作意图表示：</w:t>
      </w:r>
    </w:p>
    <w:p w14:paraId="78EFDEBC" w14:textId="61CB7849" w:rsidR="00DA4276" w:rsidRDefault="00000000" w:rsidP="000519FC">
      <w:pPr>
        <w:pStyle w:val="3"/>
        <w:widowControl/>
        <w:shd w:val="clear" w:color="auto" w:fill="FFFFFF"/>
        <w:spacing w:before="120" w:after="120" w:line="21" w:lineRule="atLeast"/>
        <w:jc w:val="center"/>
        <w:rPr>
          <w:rFonts w:ascii="楷体" w:eastAsia="楷体" w:hAnsi="楷体"/>
          <w:position w:val="-28"/>
          <w:szCs w:val="21"/>
        </w:rPr>
      </w:pPr>
      <m:oMath>
        <m:sSub>
          <m:sSubPr>
            <m:ctrlPr>
              <w:ins w:id="569" w:author="T179966" w:date="2025-09-13T17:27:00Z" w16du:dateUtc="2025-09-13T09:27:00Z">
                <w:rPr>
                  <w:rFonts w:ascii="Cambria Math" w:eastAsia="楷体" w:hAnsi="楷体" w:hint="default"/>
                  <w:i/>
                  <w:szCs w:val="21"/>
                </w:rPr>
              </w:ins>
            </m:ctrlPr>
          </m:sSubPr>
          <m:e>
            <m:r>
              <w:ins w:id="570" w:author="T179966" w:date="2025-09-13T17:27:00Z" w16du:dateUtc="2025-09-13T09:27:00Z">
                <m:rPr>
                  <m:sty m:val="bi"/>
                </m:rPr>
                <w:rPr>
                  <w:rFonts w:ascii="Cambria Math" w:eastAsia="楷体" w:hAnsi="楷体" w:hint="default"/>
                  <w:szCs w:val="21"/>
                </w:rPr>
                <m:t>I</m:t>
              </w:ins>
            </m:r>
          </m:e>
          <m:sub>
            <m:r>
              <w:ins w:id="571" w:author="T179966" w:date="2025-09-13T17:27:00Z" w16du:dateUtc="2025-09-13T09:27:00Z">
                <m:rPr>
                  <m:sty m:val="bi"/>
                </m:rPr>
                <w:rPr>
                  <w:rFonts w:ascii="Cambria Math" w:eastAsia="楷体" w:hAnsi="楷体" w:hint="default"/>
                  <w:szCs w:val="21"/>
                </w:rPr>
                <m:t>t</m:t>
              </w:ins>
            </m:r>
          </m:sub>
        </m:sSub>
        <m:r>
          <w:ins w:id="572" w:author="T179966" w:date="2025-09-13T17:27:00Z" w16du:dateUtc="2025-09-13T09:27:00Z">
            <m:rPr>
              <m:sty m:val="bi"/>
            </m:rPr>
            <w:rPr>
              <w:rFonts w:ascii="Cambria Math" w:eastAsia="楷体" w:hAnsi="楷体" w:hint="default"/>
              <w:szCs w:val="21"/>
            </w:rPr>
            <m:t>=</m:t>
          </w:ins>
        </m:r>
        <m:nary>
          <m:naryPr>
            <m:chr m:val="∑"/>
            <m:ctrlPr>
              <w:ins w:id="573" w:author="T179966" w:date="2025-09-13T17:27:00Z" w16du:dateUtc="2025-09-13T09:27:00Z">
                <w:rPr>
                  <w:rFonts w:ascii="Cambria Math" w:eastAsia="楷体" w:hAnsi="楷体" w:hint="default"/>
                  <w:i/>
                  <w:szCs w:val="21"/>
                </w:rPr>
              </w:ins>
            </m:ctrlPr>
          </m:naryPr>
          <m:sub>
            <m:r>
              <w:ins w:id="574" w:author="T179966" w:date="2025-09-13T17:27:00Z" w16du:dateUtc="2025-09-13T09:27:00Z">
                <m:rPr>
                  <m:sty m:val="bi"/>
                </m:rPr>
                <w:rPr>
                  <w:rFonts w:ascii="Cambria Math" w:eastAsia="楷体" w:hAnsi="楷体" w:hint="default"/>
                  <w:szCs w:val="21"/>
                </w:rPr>
                <m:t>i=1</m:t>
              </w:ins>
            </m:r>
          </m:sub>
          <m:sup>
            <m:r>
              <w:ins w:id="575" w:author="T179966" w:date="2025-09-13T17:27:00Z" w16du:dateUtc="2025-09-13T09:27:00Z">
                <m:rPr>
                  <m:sty m:val="bi"/>
                </m:rPr>
                <w:rPr>
                  <w:rFonts w:ascii="Cambria Math" w:eastAsia="楷体" w:hAnsi="楷体" w:hint="default"/>
                  <w:szCs w:val="21"/>
                </w:rPr>
                <m:t>n</m:t>
              </w:ins>
            </m:r>
          </m:sup>
          <m:e>
            <m:sSub>
              <m:sSubPr>
                <m:ctrlPr>
                  <w:ins w:id="576" w:author="T179966" w:date="2025-09-13T17:27:00Z" w16du:dateUtc="2025-09-13T09:27:00Z">
                    <w:rPr>
                      <w:rFonts w:ascii="Cambria Math" w:eastAsia="楷体" w:hAnsi="楷体" w:hint="default"/>
                      <w:i/>
                      <w:szCs w:val="21"/>
                    </w:rPr>
                  </w:ins>
                </m:ctrlPr>
              </m:sSubPr>
              <m:e>
                <m:r>
                  <w:ins w:id="577" w:author="T179966" w:date="2025-09-13T17:27:00Z" w16du:dateUtc="2025-09-13T09:27:00Z">
                    <m:rPr>
                      <m:sty m:val="bi"/>
                    </m:rPr>
                    <w:rPr>
                      <w:rFonts w:ascii="Cambria Math" w:eastAsia="楷体" w:hAnsi="楷体" w:hint="default"/>
                      <w:szCs w:val="21"/>
                    </w:rPr>
                    <m:t>ω</m:t>
                  </w:ins>
                </m:r>
              </m:e>
              <m:sub>
                <m:r>
                  <w:ins w:id="578" w:author="T179966" w:date="2025-09-13T17:27:00Z" w16du:dateUtc="2025-09-13T09:27:00Z">
                    <m:rPr>
                      <m:sty m:val="bi"/>
                    </m:rPr>
                    <w:rPr>
                      <w:rFonts w:ascii="Cambria Math" w:eastAsia="楷体" w:hAnsi="楷体" w:hint="default"/>
                      <w:szCs w:val="21"/>
                    </w:rPr>
                    <m:t>i</m:t>
                  </w:ins>
                </m:r>
              </m:sub>
            </m:sSub>
            <m:r>
              <w:ins w:id="579" w:author="T179966" w:date="2025-09-13T17:27:00Z" w16du:dateUtc="2025-09-13T09:27:00Z">
                <m:rPr>
                  <m:sty m:val="bi"/>
                </m:rPr>
                <w:rPr>
                  <w:rFonts w:ascii="MS Gothic" w:eastAsia="MS Gothic" w:hAnsi="MS Gothic" w:cs="MS Gothic"/>
                  <w:szCs w:val="21"/>
                </w:rPr>
                <m:t>⋅</m:t>
              </w:ins>
            </m:r>
            <m:r>
              <w:ins w:id="580" w:author="T179966" w:date="2025-09-13T17:27:00Z" w16du:dateUtc="2025-09-13T09:27:00Z">
                <m:rPr>
                  <m:nor/>
                </m:rPr>
                <w:rPr>
                  <w:rFonts w:ascii="Cambria Math" w:eastAsia="楷体" w:hAnsi="楷体" w:hint="default"/>
                  <w:szCs w:val="21"/>
                </w:rPr>
                <m:t>PredictExpertWritingIntent</m:t>
              </w:ins>
            </m:r>
            <m:r>
              <w:ins w:id="581" w:author="T179966" w:date="2025-09-13T17:27:00Z" w16du:dateUtc="2025-09-13T09:27:00Z">
                <m:rPr>
                  <m:sty m:val="b"/>
                </m:rPr>
                <w:rPr>
                  <w:rFonts w:ascii="Cambria Math" w:eastAsia="楷体" w:hAnsi="楷体" w:hint="default"/>
                  <w:szCs w:val="21"/>
                </w:rPr>
                <m:t>(</m:t>
              </w:ins>
            </m:r>
            <m:r>
              <w:ins w:id="582" w:author="T179966" w:date="2025-09-13T17:27:00Z" w16du:dateUtc="2025-09-13T09:27:00Z">
                <m:rPr>
                  <m:sty m:val="bi"/>
                </m:rPr>
                <w:rPr>
                  <w:rFonts w:ascii="Cambria Math" w:eastAsia="楷体" w:hAnsi="楷体" w:hint="default"/>
                  <w:szCs w:val="21"/>
                </w:rPr>
                <m:t>N</m:t>
              </w:ins>
            </m:r>
            <m:r>
              <w:ins w:id="583" w:author="T179966" w:date="2025-09-13T17:27:00Z" w16du:dateUtc="2025-09-13T09:27:00Z">
                <m:rPr>
                  <m:sty m:val="b"/>
                </m:rPr>
                <w:rPr>
                  <w:rFonts w:ascii="Cambria Math" w:eastAsia="楷体" w:hAnsi="楷体" w:hint="default"/>
                  <w:szCs w:val="21"/>
                </w:rPr>
                <m:t>,</m:t>
              </w:ins>
            </m:r>
            <m:sSub>
              <m:sSubPr>
                <m:ctrlPr>
                  <w:ins w:id="584" w:author="T179966" w:date="2025-09-13T17:27:00Z" w16du:dateUtc="2025-09-13T09:27:00Z">
                    <w:rPr>
                      <w:rFonts w:ascii="Cambria Math" w:eastAsia="楷体" w:hAnsi="楷体" w:hint="default"/>
                      <w:i/>
                      <w:szCs w:val="21"/>
                    </w:rPr>
                  </w:ins>
                </m:ctrlPr>
              </m:sSubPr>
              <m:e>
                <m:r>
                  <w:ins w:id="585" w:author="T179966" w:date="2025-09-13T17:27:00Z" w16du:dateUtc="2025-09-13T09:27:00Z">
                    <m:rPr>
                      <m:sty m:val="bi"/>
                    </m:rPr>
                    <w:rPr>
                      <w:rFonts w:ascii="Cambria Math" w:eastAsia="楷体" w:hAnsi="楷体" w:hint="default"/>
                      <w:szCs w:val="21"/>
                    </w:rPr>
                    <m:t>e</m:t>
                  </w:ins>
                </m:r>
              </m:e>
              <m:sub>
                <m:r>
                  <w:ins w:id="586" w:author="T179966" w:date="2025-09-13T17:27:00Z" w16du:dateUtc="2025-09-13T09:27:00Z">
                    <m:rPr>
                      <m:sty m:val="bi"/>
                    </m:rPr>
                    <w:rPr>
                      <w:rFonts w:ascii="Cambria Math" w:eastAsia="楷体" w:hAnsi="楷体" w:hint="default"/>
                      <w:szCs w:val="21"/>
                    </w:rPr>
                    <m:t>i</m:t>
                  </w:ins>
                </m:r>
              </m:sub>
            </m:sSub>
            <m:r>
              <w:ins w:id="587" w:author="T179966" w:date="2025-09-13T17:27:00Z" w16du:dateUtc="2025-09-13T09:27:00Z">
                <m:rPr>
                  <m:sty m:val="bi"/>
                </m:rPr>
                <w:rPr>
                  <w:rFonts w:ascii="Cambria Math" w:eastAsia="楷体" w:hAnsi="楷体" w:hint="default"/>
                  <w:szCs w:val="21"/>
                </w:rPr>
                <m:t>,</m:t>
              </w:ins>
            </m:r>
            <m:sSub>
              <m:sSubPr>
                <m:ctrlPr>
                  <w:ins w:id="588" w:author="T179966" w:date="2025-09-13T17:27:00Z" w16du:dateUtc="2025-09-13T09:27:00Z">
                    <w:rPr>
                      <w:rFonts w:ascii="Cambria Math" w:eastAsia="楷体" w:hAnsi="楷体" w:hint="default"/>
                      <w:i/>
                      <w:szCs w:val="21"/>
                    </w:rPr>
                  </w:ins>
                </m:ctrlPr>
              </m:sSubPr>
              <m:e>
                <m:r>
                  <w:ins w:id="589" w:author="T179966" w:date="2025-09-13T17:27:00Z" w16du:dateUtc="2025-09-13T09:27:00Z">
                    <m:rPr>
                      <m:sty m:val="bi"/>
                    </m:rPr>
                    <w:rPr>
                      <w:rFonts w:ascii="Cambria Math" w:eastAsia="楷体" w:hAnsi="楷体" w:hint="default"/>
                      <w:szCs w:val="21"/>
                    </w:rPr>
                    <m:t>D</m:t>
                  </w:ins>
                </m:r>
              </m:e>
              <m:sub>
                <m:r>
                  <w:ins w:id="590" w:author="T179966" w:date="2025-09-13T17:27:00Z" w16du:dateUtc="2025-09-13T09:27:00Z">
                    <m:rPr>
                      <m:sty m:val="bi"/>
                    </m:rPr>
                    <w:rPr>
                      <w:rFonts w:ascii="Cambria Math" w:eastAsia="楷体" w:hAnsi="楷体" w:hint="default"/>
                      <w:szCs w:val="21"/>
                    </w:rPr>
                    <m:t>i</m:t>
                  </w:ins>
                </m:r>
              </m:sub>
            </m:sSub>
            <m:r>
              <w:ins w:id="591" w:author="T179966" w:date="2025-09-13T17:27:00Z" w16du:dateUtc="2025-09-13T09:27:00Z">
                <m:rPr>
                  <m:sty m:val="bi"/>
                </m:rPr>
                <w:rPr>
                  <w:rFonts w:ascii="Cambria Math" w:eastAsia="楷体" w:hAnsi="楷体" w:hint="default"/>
                  <w:szCs w:val="21"/>
                </w:rPr>
                <m:t>,</m:t>
              </w:ins>
            </m:r>
            <m:sSub>
              <m:sSubPr>
                <m:ctrlPr>
                  <w:ins w:id="592" w:author="T179966" w:date="2025-09-13T17:27:00Z" w16du:dateUtc="2025-09-13T09:27:00Z">
                    <w:rPr>
                      <w:rFonts w:ascii="Cambria Math" w:eastAsia="楷体" w:hAnsi="楷体" w:hint="default"/>
                      <w:i/>
                      <w:szCs w:val="21"/>
                    </w:rPr>
                  </w:ins>
                </m:ctrlPr>
              </m:sSubPr>
              <m:e>
                <m:r>
                  <w:ins w:id="593" w:author="T179966" w:date="2025-09-13T17:27:00Z" w16du:dateUtc="2025-09-13T09:27:00Z">
                    <m:rPr>
                      <m:sty m:val="bi"/>
                    </m:rPr>
                    <w:rPr>
                      <w:rFonts w:ascii="Cambria Math" w:eastAsia="楷体" w:hAnsi="楷体" w:hint="default"/>
                      <w:szCs w:val="21"/>
                    </w:rPr>
                    <m:t>K</m:t>
                  </w:ins>
                </m:r>
              </m:e>
              <m:sub>
                <m:r>
                  <w:ins w:id="594" w:author="T179966" w:date="2025-09-13T17:27:00Z" w16du:dateUtc="2025-09-13T09:27:00Z">
                    <m:rPr>
                      <m:sty m:val="bi"/>
                    </m:rPr>
                    <w:rPr>
                      <w:rFonts w:ascii="Cambria Math" w:eastAsia="楷体" w:hAnsi="楷体" w:hint="default"/>
                      <w:szCs w:val="21"/>
                    </w:rPr>
                    <m:t>i</m:t>
                  </w:ins>
                </m:r>
              </m:sub>
            </m:sSub>
            <m:r>
              <w:ins w:id="595" w:author="T179966" w:date="2025-09-13T17:27:00Z" w16du:dateUtc="2025-09-13T09:27:00Z">
                <m:rPr>
                  <m:sty m:val="bi"/>
                </m:rPr>
                <w:rPr>
                  <w:rFonts w:ascii="Cambria Math" w:eastAsia="楷体" w:hAnsi="楷体" w:hint="default"/>
                  <w:szCs w:val="21"/>
                </w:rPr>
                <m:t>)</m:t>
              </w:ins>
            </m:r>
          </m:e>
        </m:nary>
      </m:oMath>
      <w:del w:id="596" w:author="T179966" w:date="2025-09-13T17:27:00Z" w16du:dateUtc="2025-09-13T09:27:00Z">
        <w:r w:rsidR="000519FC" w:rsidDel="000519FC">
          <w:rPr>
            <w:rFonts w:ascii="楷体" w:eastAsia="楷体" w:hAnsi="楷体" w:hint="default"/>
            <w:position w:val="-28"/>
            <w:szCs w:val="21"/>
          </w:rPr>
          <w:object w:dxaOrig="5040" w:dyaOrig="680" w14:anchorId="597DBDD8">
            <v:shape id="_x0000_i1076" type="#_x0000_t75" alt="" style="width:252pt;height:33.75pt" o:ole="">
              <v:imagedata r:id="rId107" o:title=""/>
            </v:shape>
            <o:OLEObject Type="Embed" ProgID="Equation.3" ShapeID="_x0000_i1076" DrawAspect="Content" ObjectID="_1837502514" r:id="rId108"/>
          </w:object>
        </w:r>
      </w:del>
    </w:p>
    <w:p w14:paraId="50A8146F" w14:textId="6EF6C499" w:rsidR="00DA4276" w:rsidRDefault="000519FC" w:rsidP="000519FC">
      <w:pPr>
        <w:pStyle w:val="3"/>
        <w:widowControl/>
        <w:shd w:val="clear" w:color="auto" w:fill="FFFFFF"/>
        <w:spacing w:before="120" w:after="120" w:line="21" w:lineRule="atLeast"/>
        <w:jc w:val="center"/>
        <w:rPr>
          <w:rFonts w:ascii="楷体" w:eastAsia="楷体" w:hAnsi="楷体"/>
          <w:position w:val="-28"/>
          <w:szCs w:val="21"/>
        </w:rPr>
      </w:pPr>
      <m:oMath>
        <m:r>
          <w:ins w:id="597" w:author="T179966" w:date="2025-09-13T17:27:00Z" w16du:dateUtc="2025-09-13T09:27:00Z">
            <m:rPr>
              <m:sty m:val="bi"/>
            </m:rPr>
            <w:rPr>
              <w:rFonts w:ascii="Cambria Math" w:eastAsia="楷体" w:hAnsi="楷体" w:hint="default"/>
              <w:szCs w:val="21"/>
            </w:rPr>
            <m:t>B=</m:t>
          </w:ins>
        </m:r>
        <m:r>
          <w:ins w:id="598" w:author="T179966" w:date="2025-09-13T17:27:00Z" w16du:dateUtc="2025-09-13T09:27:00Z">
            <m:rPr>
              <m:nor/>
            </m:rPr>
            <w:rPr>
              <w:rFonts w:ascii="Cambria Math" w:eastAsia="楷体" w:hAnsi="楷体" w:hint="default"/>
              <w:szCs w:val="21"/>
            </w:rPr>
            <m:t>InferBelief</m:t>
          </w:ins>
        </m:r>
        <m:r>
          <w:ins w:id="599" w:author="T179966" w:date="2025-09-13T17:27:00Z" w16du:dateUtc="2025-09-13T09:27:00Z">
            <m:rPr>
              <m:sty m:val="b"/>
            </m:rPr>
            <w:rPr>
              <w:rFonts w:ascii="Cambria Math" w:eastAsia="楷体" w:hAnsi="楷体" w:hint="default"/>
              <w:szCs w:val="21"/>
            </w:rPr>
            <m:t>(</m:t>
          </w:ins>
        </m:r>
        <m:r>
          <w:ins w:id="600" w:author="T179966" w:date="2025-09-13T17:27:00Z" w16du:dateUtc="2025-09-13T09:27:00Z">
            <m:rPr>
              <m:nor/>
            </m:rPr>
            <w:rPr>
              <w:rFonts w:ascii="Cambria Math" w:eastAsia="楷体" w:hAnsi="楷体" w:hint="default"/>
              <w:szCs w:val="21"/>
            </w:rPr>
            <m:t>N,</m:t>
          </w:ins>
        </m:r>
        <m:sSub>
          <m:sSubPr>
            <m:ctrlPr>
              <w:ins w:id="601" w:author="T179966" w:date="2025-09-13T17:27:00Z" w16du:dateUtc="2025-09-13T09:27:00Z">
                <w:rPr>
                  <w:rFonts w:ascii="Cambria Math" w:eastAsia="楷体" w:hAnsi="楷体" w:hint="default"/>
                  <w:szCs w:val="21"/>
                </w:rPr>
              </w:ins>
            </m:ctrlPr>
          </m:sSubPr>
          <m:e>
            <m:r>
              <w:ins w:id="602" w:author="T179966" w:date="2025-09-13T17:27:00Z" w16du:dateUtc="2025-09-13T09:27:00Z">
                <m:rPr>
                  <m:nor/>
                </m:rPr>
                <w:rPr>
                  <w:rFonts w:ascii="Cambria Math" w:eastAsia="楷体" w:hAnsi="楷体" w:hint="default"/>
                  <w:szCs w:val="21"/>
                </w:rPr>
                <m:t>e</m:t>
              </w:ins>
            </m:r>
          </m:e>
          <m:sub>
            <m:r>
              <w:ins w:id="603" w:author="T179966" w:date="2025-09-13T17:27:00Z" w16du:dateUtc="2025-09-13T09:27:00Z">
                <m:rPr>
                  <m:sty m:val="bi"/>
                </m:rPr>
                <w:rPr>
                  <w:rFonts w:ascii="Cambria Math" w:eastAsia="楷体" w:hAnsi="楷体" w:hint="default"/>
                  <w:szCs w:val="21"/>
                </w:rPr>
                <m:t>i</m:t>
              </w:ins>
            </m:r>
            <m:ctrlPr>
              <w:ins w:id="604" w:author="T179966" w:date="2025-09-13T17:27:00Z" w16du:dateUtc="2025-09-13T09:27:00Z">
                <w:rPr>
                  <w:rFonts w:ascii="Cambria Math" w:eastAsia="楷体" w:hAnsi="楷体" w:hint="default"/>
                  <w:i/>
                  <w:szCs w:val="21"/>
                </w:rPr>
              </w:ins>
            </m:ctrlPr>
          </m:sub>
        </m:sSub>
        <m:r>
          <w:ins w:id="605" w:author="T179966" w:date="2025-09-13T17:27:00Z" w16du:dateUtc="2025-09-13T09:27:00Z">
            <m:rPr>
              <m:sty m:val="bi"/>
            </m:rPr>
            <w:rPr>
              <w:rFonts w:ascii="Cambria Math" w:eastAsia="楷体" w:hAnsi="楷体" w:hint="default"/>
              <w:szCs w:val="21"/>
            </w:rPr>
            <m:t>,</m:t>
          </w:ins>
        </m:r>
        <m:sSub>
          <m:sSubPr>
            <m:ctrlPr>
              <w:ins w:id="606" w:author="T179966" w:date="2025-09-13T17:27:00Z" w16du:dateUtc="2025-09-13T09:27:00Z">
                <w:rPr>
                  <w:rFonts w:ascii="Cambria Math" w:eastAsia="楷体" w:hAnsi="楷体" w:hint="default"/>
                  <w:i/>
                  <w:szCs w:val="21"/>
                </w:rPr>
              </w:ins>
            </m:ctrlPr>
          </m:sSubPr>
          <m:e>
            <m:r>
              <w:ins w:id="607" w:author="T179966" w:date="2025-09-13T17:27:00Z" w16du:dateUtc="2025-09-13T09:27:00Z">
                <m:rPr>
                  <m:sty m:val="bi"/>
                </m:rPr>
                <w:rPr>
                  <w:rFonts w:ascii="Cambria Math" w:eastAsia="楷体" w:hAnsi="楷体" w:hint="default"/>
                  <w:szCs w:val="21"/>
                </w:rPr>
                <m:t>D</m:t>
              </w:ins>
            </m:r>
          </m:e>
          <m:sub>
            <m:r>
              <w:ins w:id="608" w:author="T179966" w:date="2025-09-13T17:27:00Z" w16du:dateUtc="2025-09-13T09:27:00Z">
                <m:rPr>
                  <m:sty m:val="bi"/>
                </m:rPr>
                <w:rPr>
                  <w:rFonts w:ascii="Cambria Math" w:eastAsia="楷体" w:hAnsi="楷体" w:hint="default"/>
                  <w:szCs w:val="21"/>
                </w:rPr>
                <m:t>i</m:t>
              </w:ins>
            </m:r>
          </m:sub>
        </m:sSub>
        <m:r>
          <w:ins w:id="609" w:author="T179966" w:date="2025-09-13T17:27:00Z" w16du:dateUtc="2025-09-13T09:27:00Z">
            <m:rPr>
              <m:sty m:val="bi"/>
            </m:rPr>
            <w:rPr>
              <w:rFonts w:ascii="Cambria Math" w:eastAsia="楷体" w:hAnsi="楷体" w:hint="default"/>
              <w:szCs w:val="21"/>
            </w:rPr>
            <m:t>,</m:t>
          </w:ins>
        </m:r>
        <m:sSub>
          <m:sSubPr>
            <m:ctrlPr>
              <w:ins w:id="610" w:author="T179966" w:date="2025-09-13T17:27:00Z" w16du:dateUtc="2025-09-13T09:27:00Z">
                <w:rPr>
                  <w:rFonts w:ascii="Cambria Math" w:eastAsia="楷体" w:hAnsi="楷体" w:hint="default"/>
                  <w:i/>
                  <w:szCs w:val="21"/>
                </w:rPr>
              </w:ins>
            </m:ctrlPr>
          </m:sSubPr>
          <m:e>
            <m:r>
              <w:ins w:id="611" w:author="T179966" w:date="2025-09-13T17:27:00Z" w16du:dateUtc="2025-09-13T09:27:00Z">
                <m:rPr>
                  <m:sty m:val="bi"/>
                </m:rPr>
                <w:rPr>
                  <w:rFonts w:ascii="Cambria Math" w:eastAsia="楷体" w:hAnsi="楷体" w:hint="default"/>
                  <w:szCs w:val="21"/>
                </w:rPr>
                <m:t>K</m:t>
              </w:ins>
            </m:r>
          </m:e>
          <m:sub>
            <m:r>
              <w:ins w:id="612" w:author="T179966" w:date="2025-09-13T17:27:00Z" w16du:dateUtc="2025-09-13T09:27:00Z">
                <m:rPr>
                  <m:sty m:val="bi"/>
                </m:rPr>
                <w:rPr>
                  <w:rFonts w:ascii="Cambria Math" w:eastAsia="楷体" w:hAnsi="楷体" w:hint="default"/>
                  <w:szCs w:val="21"/>
                </w:rPr>
                <m:t>i</m:t>
              </w:ins>
            </m:r>
          </m:sub>
        </m:sSub>
        <m:r>
          <w:ins w:id="613" w:author="T179966" w:date="2025-09-13T17:27:00Z" w16du:dateUtc="2025-09-13T09:27:00Z">
            <m:rPr>
              <m:sty m:val="bi"/>
            </m:rPr>
            <w:rPr>
              <w:rFonts w:ascii="Cambria Math" w:eastAsia="楷体" w:hAnsi="楷体" w:hint="default"/>
              <w:szCs w:val="21"/>
            </w:rPr>
            <m:t>)</m:t>
          </w:ins>
        </m:r>
      </m:oMath>
      <w:del w:id="614" w:author="T179966" w:date="2025-09-13T17:27:00Z" w16du:dateUtc="2025-09-13T09:27:00Z">
        <w:r w:rsidDel="000519FC">
          <w:rPr>
            <w:rFonts w:ascii="楷体" w:eastAsia="楷体" w:hAnsi="楷体" w:hint="default"/>
            <w:position w:val="-12"/>
            <w:szCs w:val="21"/>
          </w:rPr>
          <w:object w:dxaOrig="2820" w:dyaOrig="360" w14:anchorId="18F42C71">
            <v:shape id="_x0000_i1077" type="#_x0000_t75" alt="" style="width:141pt;height:18pt" o:ole="">
              <v:imagedata r:id="rId109" o:title=""/>
            </v:shape>
            <o:OLEObject Type="Embed" ProgID="Equation.3" ShapeID="_x0000_i1077" DrawAspect="Content" ObjectID="_1837502515" r:id="rId110"/>
          </w:object>
        </w:r>
      </w:del>
    </w:p>
    <w:p w14:paraId="29DA00E9" w14:textId="489D41AF" w:rsidR="00DA4276" w:rsidRDefault="000519FC" w:rsidP="000519FC">
      <w:pPr>
        <w:pStyle w:val="3"/>
        <w:widowControl/>
        <w:shd w:val="clear" w:color="auto" w:fill="FFFFFF"/>
        <w:spacing w:before="120" w:after="120" w:line="21" w:lineRule="atLeast"/>
        <w:jc w:val="center"/>
        <w:rPr>
          <w:rFonts w:ascii="楷体" w:eastAsia="楷体" w:hAnsi="楷体"/>
          <w:position w:val="-28"/>
          <w:szCs w:val="21"/>
        </w:rPr>
      </w:pPr>
      <m:oMath>
        <m:r>
          <w:ins w:id="615" w:author="T179966" w:date="2025-09-13T17:27:00Z" w16du:dateUtc="2025-09-13T09:27:00Z">
            <m:rPr>
              <m:sty m:val="bi"/>
            </m:rPr>
            <w:rPr>
              <w:rFonts w:ascii="Cambria Math" w:eastAsia="楷体" w:hAnsi="楷体" w:hint="default"/>
              <w:szCs w:val="21"/>
            </w:rPr>
            <m:t>D=</m:t>
          </w:ins>
        </m:r>
        <m:r>
          <w:ins w:id="616" w:author="T179966" w:date="2025-09-13T17:27:00Z" w16du:dateUtc="2025-09-13T09:27:00Z">
            <m:rPr>
              <m:nor/>
            </m:rPr>
            <w:rPr>
              <w:rFonts w:ascii="Cambria Math" w:eastAsia="楷体" w:hAnsi="楷体" w:hint="default"/>
              <w:szCs w:val="21"/>
            </w:rPr>
            <m:t>DetermineDesire</m:t>
          </w:ins>
        </m:r>
        <m:r>
          <w:ins w:id="617" w:author="T179966" w:date="2025-09-13T17:27:00Z" w16du:dateUtc="2025-09-13T09:27:00Z">
            <m:rPr>
              <m:sty m:val="b"/>
            </m:rPr>
            <w:rPr>
              <w:rFonts w:ascii="Cambria Math" w:eastAsia="楷体" w:hAnsi="楷体" w:hint="default"/>
              <w:szCs w:val="21"/>
            </w:rPr>
            <m:t>(</m:t>
          </w:ins>
        </m:r>
        <m:r>
          <w:ins w:id="618" w:author="T179966" w:date="2025-09-13T17:27:00Z" w16du:dateUtc="2025-09-13T09:27:00Z">
            <m:rPr>
              <m:nor/>
            </m:rPr>
            <w:rPr>
              <w:rFonts w:ascii="Cambria Math" w:eastAsia="楷体" w:hAnsi="楷体" w:hint="default"/>
              <w:szCs w:val="21"/>
            </w:rPr>
            <m:t>N,</m:t>
          </w:ins>
        </m:r>
        <m:sSub>
          <m:sSubPr>
            <m:ctrlPr>
              <w:ins w:id="619" w:author="T179966" w:date="2025-09-13T17:27:00Z" w16du:dateUtc="2025-09-13T09:27:00Z">
                <w:rPr>
                  <w:rFonts w:ascii="Cambria Math" w:eastAsia="楷体" w:hAnsi="楷体" w:hint="default"/>
                  <w:szCs w:val="21"/>
                </w:rPr>
              </w:ins>
            </m:ctrlPr>
          </m:sSubPr>
          <m:e>
            <m:r>
              <w:ins w:id="620" w:author="T179966" w:date="2025-09-13T17:27:00Z" w16du:dateUtc="2025-09-13T09:27:00Z">
                <m:rPr>
                  <m:nor/>
                </m:rPr>
                <w:rPr>
                  <w:rFonts w:ascii="Cambria Math" w:eastAsia="楷体" w:hAnsi="楷体" w:hint="default"/>
                  <w:szCs w:val="21"/>
                </w:rPr>
                <m:t>e</m:t>
              </w:ins>
            </m:r>
          </m:e>
          <m:sub>
            <m:r>
              <w:ins w:id="621" w:author="T179966" w:date="2025-09-13T17:27:00Z" w16du:dateUtc="2025-09-13T09:27:00Z">
                <m:rPr>
                  <m:sty m:val="bi"/>
                </m:rPr>
                <w:rPr>
                  <w:rFonts w:ascii="Cambria Math" w:eastAsia="楷体" w:hAnsi="楷体" w:hint="default"/>
                  <w:szCs w:val="21"/>
                </w:rPr>
                <m:t>i</m:t>
              </w:ins>
            </m:r>
            <m:ctrlPr>
              <w:ins w:id="622" w:author="T179966" w:date="2025-09-13T17:27:00Z" w16du:dateUtc="2025-09-13T09:27:00Z">
                <w:rPr>
                  <w:rFonts w:ascii="Cambria Math" w:eastAsia="楷体" w:hAnsi="楷体" w:hint="default"/>
                  <w:i/>
                  <w:szCs w:val="21"/>
                </w:rPr>
              </w:ins>
            </m:ctrlPr>
          </m:sub>
        </m:sSub>
        <m:r>
          <w:ins w:id="623" w:author="T179966" w:date="2025-09-13T17:27:00Z" w16du:dateUtc="2025-09-13T09:27:00Z">
            <m:rPr>
              <m:sty m:val="bi"/>
            </m:rPr>
            <w:rPr>
              <w:rFonts w:ascii="Cambria Math" w:eastAsia="楷体" w:hAnsi="楷体" w:hint="default"/>
              <w:szCs w:val="21"/>
            </w:rPr>
            <m:t>,</m:t>
          </w:ins>
        </m:r>
        <m:sSub>
          <m:sSubPr>
            <m:ctrlPr>
              <w:ins w:id="624" w:author="T179966" w:date="2025-09-13T17:27:00Z" w16du:dateUtc="2025-09-13T09:27:00Z">
                <w:rPr>
                  <w:rFonts w:ascii="Cambria Math" w:eastAsia="楷体" w:hAnsi="楷体" w:hint="default"/>
                  <w:i/>
                  <w:szCs w:val="21"/>
                </w:rPr>
              </w:ins>
            </m:ctrlPr>
          </m:sSubPr>
          <m:e>
            <m:r>
              <w:ins w:id="625" w:author="T179966" w:date="2025-09-13T17:27:00Z" w16du:dateUtc="2025-09-13T09:27:00Z">
                <m:rPr>
                  <m:sty m:val="bi"/>
                </m:rPr>
                <w:rPr>
                  <w:rFonts w:ascii="Cambria Math" w:eastAsia="楷体" w:hAnsi="楷体" w:hint="default"/>
                  <w:szCs w:val="21"/>
                </w:rPr>
                <m:t>D</m:t>
              </w:ins>
            </m:r>
          </m:e>
          <m:sub>
            <m:r>
              <w:ins w:id="626" w:author="T179966" w:date="2025-09-13T17:27:00Z" w16du:dateUtc="2025-09-13T09:27:00Z">
                <m:rPr>
                  <m:sty m:val="bi"/>
                </m:rPr>
                <w:rPr>
                  <w:rFonts w:ascii="Cambria Math" w:eastAsia="楷体" w:hAnsi="楷体" w:hint="default"/>
                  <w:szCs w:val="21"/>
                </w:rPr>
                <m:t>i</m:t>
              </w:ins>
            </m:r>
          </m:sub>
        </m:sSub>
        <m:r>
          <w:ins w:id="627" w:author="T179966" w:date="2025-09-13T17:27:00Z" w16du:dateUtc="2025-09-13T09:27:00Z">
            <m:rPr>
              <m:sty m:val="bi"/>
            </m:rPr>
            <w:rPr>
              <w:rFonts w:ascii="Cambria Math" w:eastAsia="楷体" w:hAnsi="楷体" w:hint="default"/>
              <w:szCs w:val="21"/>
            </w:rPr>
            <m:t>,</m:t>
          </w:ins>
        </m:r>
        <m:sSub>
          <m:sSubPr>
            <m:ctrlPr>
              <w:ins w:id="628" w:author="T179966" w:date="2025-09-13T17:27:00Z" w16du:dateUtc="2025-09-13T09:27:00Z">
                <w:rPr>
                  <w:rFonts w:ascii="Cambria Math" w:eastAsia="楷体" w:hAnsi="楷体" w:hint="default"/>
                  <w:i/>
                  <w:szCs w:val="21"/>
                </w:rPr>
              </w:ins>
            </m:ctrlPr>
          </m:sSubPr>
          <m:e>
            <m:r>
              <w:ins w:id="629" w:author="T179966" w:date="2025-09-13T17:27:00Z" w16du:dateUtc="2025-09-13T09:27:00Z">
                <m:rPr>
                  <m:sty m:val="bi"/>
                </m:rPr>
                <w:rPr>
                  <w:rFonts w:ascii="Cambria Math" w:eastAsia="楷体" w:hAnsi="楷体" w:hint="default"/>
                  <w:szCs w:val="21"/>
                </w:rPr>
                <m:t>K</m:t>
              </w:ins>
            </m:r>
          </m:e>
          <m:sub>
            <m:r>
              <w:ins w:id="630" w:author="T179966" w:date="2025-09-13T17:27:00Z" w16du:dateUtc="2025-09-13T09:27:00Z">
                <m:rPr>
                  <m:sty m:val="bi"/>
                </m:rPr>
                <w:rPr>
                  <w:rFonts w:ascii="Cambria Math" w:eastAsia="楷体" w:hAnsi="楷体" w:hint="default"/>
                  <w:szCs w:val="21"/>
                </w:rPr>
                <m:t>i</m:t>
              </w:ins>
            </m:r>
          </m:sub>
        </m:sSub>
        <m:r>
          <w:ins w:id="631" w:author="T179966" w:date="2025-09-13T17:27:00Z" w16du:dateUtc="2025-09-13T09:27:00Z">
            <m:rPr>
              <m:sty m:val="bi"/>
            </m:rPr>
            <w:rPr>
              <w:rFonts w:ascii="Cambria Math" w:eastAsia="楷体" w:hAnsi="楷体" w:hint="default"/>
              <w:szCs w:val="21"/>
            </w:rPr>
            <m:t>)</m:t>
          </w:ins>
        </m:r>
      </m:oMath>
      <w:del w:id="632" w:author="T179966" w:date="2025-09-13T17:27:00Z" w16du:dateUtc="2025-09-13T09:27:00Z">
        <w:r w:rsidDel="000519FC">
          <w:rPr>
            <w:rFonts w:ascii="楷体" w:eastAsia="楷体" w:hAnsi="楷体" w:hint="default"/>
            <w:position w:val="-12"/>
            <w:szCs w:val="21"/>
          </w:rPr>
          <w:object w:dxaOrig="3379" w:dyaOrig="360" w14:anchorId="76330A05">
            <v:shape id="_x0000_i1078" type="#_x0000_t75" alt="" style="width:168.8pt;height:18pt" o:ole="">
              <v:imagedata r:id="rId111" o:title=""/>
            </v:shape>
            <o:OLEObject Type="Embed" ProgID="Equation.3" ShapeID="_x0000_i1078" DrawAspect="Content" ObjectID="_1837502516" r:id="rId112"/>
          </w:object>
        </w:r>
      </w:del>
    </w:p>
    <w:p w14:paraId="072648B2" w14:textId="1B1E43B1" w:rsidR="00DA4276" w:rsidRDefault="000519FC" w:rsidP="000519FC">
      <w:pPr>
        <w:pStyle w:val="3"/>
        <w:widowControl/>
        <w:shd w:val="clear" w:color="auto" w:fill="FFFFFF"/>
        <w:spacing w:before="120" w:after="120" w:line="21" w:lineRule="atLeast"/>
        <w:jc w:val="center"/>
        <w:rPr>
          <w:rFonts w:ascii="楷体" w:eastAsia="楷体" w:hAnsi="楷体"/>
          <w:position w:val="-28"/>
          <w:szCs w:val="21"/>
        </w:rPr>
      </w:pPr>
      <m:oMath>
        <m:r>
          <w:ins w:id="633" w:author="T179966" w:date="2025-09-13T17:27:00Z" w16du:dateUtc="2025-09-13T09:27:00Z">
            <m:rPr>
              <m:sty m:val="bi"/>
            </m:rPr>
            <w:rPr>
              <w:rFonts w:ascii="Cambria Math" w:eastAsia="楷体" w:hAnsi="楷体" w:hint="default"/>
              <w:szCs w:val="21"/>
            </w:rPr>
            <m:t>P=</m:t>
          </w:ins>
        </m:r>
        <m:r>
          <w:ins w:id="634" w:author="T179966" w:date="2025-09-13T17:27:00Z" w16du:dateUtc="2025-09-13T09:27:00Z">
            <m:rPr>
              <m:nor/>
            </m:rPr>
            <w:rPr>
              <w:rFonts w:ascii="Cambria Math" w:eastAsia="楷体" w:hAnsi="楷体" w:hint="default"/>
              <w:szCs w:val="21"/>
            </w:rPr>
            <m:t>PlanWriting</m:t>
          </w:ins>
        </m:r>
        <m:r>
          <w:ins w:id="635" w:author="T179966" w:date="2025-09-13T17:27:00Z" w16du:dateUtc="2025-09-13T09:27:00Z">
            <m:rPr>
              <m:sty m:val="b"/>
            </m:rPr>
            <w:rPr>
              <w:rFonts w:ascii="Cambria Math" w:eastAsia="楷体" w:hAnsi="楷体" w:hint="default"/>
              <w:szCs w:val="21"/>
            </w:rPr>
            <m:t>(</m:t>
          </w:ins>
        </m:r>
        <m:r>
          <w:ins w:id="636" w:author="T179966" w:date="2025-09-13T17:27:00Z" w16du:dateUtc="2025-09-13T09:27:00Z">
            <m:rPr>
              <m:nor/>
            </m:rPr>
            <w:rPr>
              <w:rFonts w:ascii="Cambria Math" w:eastAsia="楷体" w:hAnsi="楷体" w:hint="default"/>
              <w:szCs w:val="21"/>
            </w:rPr>
            <m:t>N,</m:t>
          </w:ins>
        </m:r>
        <m:sSub>
          <m:sSubPr>
            <m:ctrlPr>
              <w:ins w:id="637" w:author="T179966" w:date="2025-09-13T17:27:00Z" w16du:dateUtc="2025-09-13T09:27:00Z">
                <w:rPr>
                  <w:rFonts w:ascii="Cambria Math" w:eastAsia="楷体" w:hAnsi="楷体" w:hint="default"/>
                  <w:szCs w:val="21"/>
                </w:rPr>
              </w:ins>
            </m:ctrlPr>
          </m:sSubPr>
          <m:e>
            <m:r>
              <w:ins w:id="638" w:author="T179966" w:date="2025-09-13T17:27:00Z" w16du:dateUtc="2025-09-13T09:27:00Z">
                <m:rPr>
                  <m:nor/>
                </m:rPr>
                <w:rPr>
                  <w:rFonts w:ascii="Cambria Math" w:eastAsia="楷体" w:hAnsi="楷体" w:hint="default"/>
                  <w:szCs w:val="21"/>
                </w:rPr>
                <m:t>e</m:t>
              </w:ins>
            </m:r>
          </m:e>
          <m:sub>
            <m:r>
              <w:ins w:id="639" w:author="T179966" w:date="2025-09-13T17:27:00Z" w16du:dateUtc="2025-09-13T09:27:00Z">
                <m:rPr>
                  <m:sty m:val="bi"/>
                </m:rPr>
                <w:rPr>
                  <w:rFonts w:ascii="Cambria Math" w:eastAsia="楷体" w:hAnsi="楷体" w:hint="default"/>
                  <w:szCs w:val="21"/>
                </w:rPr>
                <m:t>i</m:t>
              </w:ins>
            </m:r>
            <m:ctrlPr>
              <w:ins w:id="640" w:author="T179966" w:date="2025-09-13T17:27:00Z" w16du:dateUtc="2025-09-13T09:27:00Z">
                <w:rPr>
                  <w:rFonts w:ascii="Cambria Math" w:eastAsia="楷体" w:hAnsi="楷体" w:hint="default"/>
                  <w:i/>
                  <w:szCs w:val="21"/>
                </w:rPr>
              </w:ins>
            </m:ctrlPr>
          </m:sub>
        </m:sSub>
        <m:r>
          <w:ins w:id="641" w:author="T179966" w:date="2025-09-13T17:27:00Z" w16du:dateUtc="2025-09-13T09:27:00Z">
            <m:rPr>
              <m:nor/>
            </m:rPr>
            <w:rPr>
              <w:rFonts w:ascii="Cambria Math" w:eastAsia="楷体" w:hAnsi="楷体" w:hint="default"/>
              <w:szCs w:val="21"/>
            </w:rPr>
            <m:t>,</m:t>
          </w:ins>
        </m:r>
        <m:sSub>
          <m:sSubPr>
            <m:ctrlPr>
              <w:ins w:id="642" w:author="T179966" w:date="2025-09-13T17:27:00Z" w16du:dateUtc="2025-09-13T09:27:00Z">
                <w:rPr>
                  <w:rFonts w:ascii="Cambria Math" w:eastAsia="楷体" w:hAnsi="楷体" w:hint="default"/>
                  <w:szCs w:val="21"/>
                </w:rPr>
              </w:ins>
            </m:ctrlPr>
          </m:sSubPr>
          <m:e>
            <m:r>
              <w:ins w:id="643" w:author="T179966" w:date="2025-09-13T17:27:00Z" w16du:dateUtc="2025-09-13T09:27:00Z">
                <m:rPr>
                  <m:nor/>
                </m:rPr>
                <w:rPr>
                  <w:rFonts w:ascii="Cambria Math" w:eastAsia="楷体" w:hAnsi="楷体" w:hint="default"/>
                  <w:szCs w:val="21"/>
                </w:rPr>
                <m:t>D</m:t>
              </w:ins>
            </m:r>
          </m:e>
          <m:sub>
            <m:r>
              <w:ins w:id="644" w:author="T179966" w:date="2025-09-13T17:27:00Z" w16du:dateUtc="2025-09-13T09:27:00Z">
                <m:rPr>
                  <m:sty m:val="bi"/>
                </m:rPr>
                <w:rPr>
                  <w:rFonts w:ascii="Cambria Math" w:eastAsia="楷体" w:hAnsi="楷体" w:hint="default"/>
                  <w:szCs w:val="21"/>
                </w:rPr>
                <m:t>i</m:t>
              </w:ins>
            </m:r>
            <m:ctrlPr>
              <w:ins w:id="645" w:author="T179966" w:date="2025-09-13T17:27:00Z" w16du:dateUtc="2025-09-13T09:27:00Z">
                <w:rPr>
                  <w:rFonts w:ascii="Cambria Math" w:eastAsia="楷体" w:hAnsi="楷体" w:hint="default"/>
                  <w:i/>
                  <w:szCs w:val="21"/>
                </w:rPr>
              </w:ins>
            </m:ctrlPr>
          </m:sub>
        </m:sSub>
        <m:r>
          <w:ins w:id="646" w:author="T179966" w:date="2025-09-13T17:27:00Z" w16du:dateUtc="2025-09-13T09:27:00Z">
            <m:rPr>
              <m:nor/>
            </m:rPr>
            <w:rPr>
              <w:rFonts w:ascii="Cambria Math" w:eastAsia="楷体" w:hAnsi="楷体" w:hint="default"/>
              <w:szCs w:val="21"/>
            </w:rPr>
            <m:t>,</m:t>
          </w:ins>
        </m:r>
        <m:sSub>
          <m:sSubPr>
            <m:ctrlPr>
              <w:ins w:id="647" w:author="T179966" w:date="2025-09-13T17:27:00Z" w16du:dateUtc="2025-09-13T09:27:00Z">
                <w:rPr>
                  <w:rFonts w:ascii="Cambria Math" w:eastAsia="楷体" w:hAnsi="楷体" w:hint="default"/>
                  <w:szCs w:val="21"/>
                </w:rPr>
              </w:ins>
            </m:ctrlPr>
          </m:sSubPr>
          <m:e>
            <m:r>
              <w:ins w:id="648" w:author="T179966" w:date="2025-09-13T17:27:00Z" w16du:dateUtc="2025-09-13T09:27:00Z">
                <m:rPr>
                  <m:nor/>
                </m:rPr>
                <w:rPr>
                  <w:rFonts w:ascii="Cambria Math" w:eastAsia="楷体" w:hAnsi="楷体" w:hint="default"/>
                  <w:szCs w:val="21"/>
                </w:rPr>
                <m:t>K</m:t>
              </w:ins>
            </m:r>
          </m:e>
          <m:sub>
            <m:r>
              <w:ins w:id="649" w:author="T179966" w:date="2025-09-13T17:27:00Z" w16du:dateUtc="2025-09-13T09:27:00Z">
                <m:rPr>
                  <m:sty m:val="bi"/>
                </m:rPr>
                <w:rPr>
                  <w:rFonts w:ascii="Cambria Math" w:eastAsia="楷体" w:hAnsi="楷体" w:hint="default"/>
                  <w:szCs w:val="21"/>
                </w:rPr>
                <m:t>i</m:t>
              </w:ins>
            </m:r>
            <m:ctrlPr>
              <w:ins w:id="650" w:author="T179966" w:date="2025-09-13T17:27:00Z" w16du:dateUtc="2025-09-13T09:27:00Z">
                <w:rPr>
                  <w:rFonts w:ascii="Cambria Math" w:eastAsia="楷体" w:hAnsi="楷体" w:hint="default"/>
                  <w:i/>
                  <w:szCs w:val="21"/>
                </w:rPr>
              </w:ins>
            </m:ctrlPr>
          </m:sub>
        </m:sSub>
        <m:r>
          <w:ins w:id="651" w:author="T179966" w:date="2025-09-13T17:27:00Z" w16du:dateUtc="2025-09-13T09:27:00Z">
            <m:rPr>
              <m:sty m:val="bi"/>
            </m:rPr>
            <w:rPr>
              <w:rFonts w:ascii="Cambria Math" w:eastAsia="楷体" w:hAnsi="楷体" w:hint="default"/>
              <w:szCs w:val="21"/>
            </w:rPr>
            <m:t>)</m:t>
          </w:ins>
        </m:r>
      </m:oMath>
      <w:del w:id="652" w:author="T179966" w:date="2025-09-13T17:27:00Z" w16du:dateUtc="2025-09-13T09:27:00Z">
        <w:r w:rsidDel="000519FC">
          <w:rPr>
            <w:rFonts w:ascii="楷体" w:eastAsia="楷体" w:hAnsi="楷体" w:hint="default"/>
            <w:position w:val="-10"/>
            <w:szCs w:val="21"/>
          </w:rPr>
          <w:object w:dxaOrig="2900" w:dyaOrig="340" w14:anchorId="1BF62626">
            <v:shape id="_x0000_i1079" type="#_x0000_t75" alt="" style="width:144.7pt;height:17.25pt" o:ole="">
              <v:imagedata r:id="rId113" o:title=""/>
            </v:shape>
            <o:OLEObject Type="Embed" ProgID="Equation.3" ShapeID="_x0000_i1079" DrawAspect="Content" ObjectID="_1837502517" r:id="rId114"/>
          </w:object>
        </w:r>
      </w:del>
    </w:p>
    <w:p w14:paraId="1FF9CF9F" w14:textId="1948F6BB" w:rsidR="00DA4276" w:rsidRDefault="000519FC" w:rsidP="000519FC">
      <w:pPr>
        <w:pStyle w:val="3"/>
        <w:widowControl/>
        <w:shd w:val="clear" w:color="auto" w:fill="FFFFFF"/>
        <w:spacing w:before="120" w:after="120" w:line="21" w:lineRule="atLeast"/>
        <w:jc w:val="center"/>
        <w:rPr>
          <w:rFonts w:ascii="楷体" w:eastAsia="楷体" w:hAnsi="楷体"/>
          <w:szCs w:val="21"/>
        </w:rPr>
      </w:pPr>
      <m:oMath>
        <m:r>
          <w:ins w:id="653" w:author="T179966" w:date="2025-09-13T17:27:00Z" w16du:dateUtc="2025-09-13T09:27:00Z">
            <m:rPr>
              <m:nor/>
            </m:rPr>
            <w:rPr>
              <w:rFonts w:ascii="Cambria Math" w:eastAsia="楷体" w:hAnsi="楷体" w:hint="default"/>
              <w:szCs w:val="21"/>
            </w:rPr>
            <m:t>PredictExpertWritingIntent</m:t>
          </w:ins>
        </m:r>
        <m:r>
          <w:ins w:id="654" w:author="T179966" w:date="2025-09-13T17:27:00Z" w16du:dateUtc="2025-09-13T09:27:00Z">
            <m:rPr>
              <m:sty m:val="b"/>
            </m:rPr>
            <w:rPr>
              <w:rFonts w:ascii="Cambria Math" w:eastAsia="楷体" w:hAnsi="楷体" w:hint="default"/>
              <w:szCs w:val="21"/>
            </w:rPr>
            <m:t>(</m:t>
          </w:ins>
        </m:r>
        <m:r>
          <w:ins w:id="655" w:author="T179966" w:date="2025-09-13T17:27:00Z" w16du:dateUtc="2025-09-13T09:27:00Z">
            <m:rPr>
              <m:nor/>
            </m:rPr>
            <w:rPr>
              <w:rFonts w:ascii="Cambria Math" w:eastAsia="楷体" w:hAnsi="楷体" w:hint="default"/>
              <w:szCs w:val="21"/>
            </w:rPr>
            <m:t>N,</m:t>
          </w:ins>
        </m:r>
        <m:sSub>
          <m:sSubPr>
            <m:ctrlPr>
              <w:ins w:id="656" w:author="T179966" w:date="2025-09-13T17:27:00Z" w16du:dateUtc="2025-09-13T09:27:00Z">
                <w:rPr>
                  <w:rFonts w:ascii="Cambria Math" w:eastAsia="楷体" w:hAnsi="楷体" w:hint="default"/>
                  <w:szCs w:val="21"/>
                </w:rPr>
              </w:ins>
            </m:ctrlPr>
          </m:sSubPr>
          <m:e>
            <m:r>
              <w:ins w:id="657" w:author="T179966" w:date="2025-09-13T17:27:00Z" w16du:dateUtc="2025-09-13T09:27:00Z">
                <m:rPr>
                  <m:nor/>
                </m:rPr>
                <w:rPr>
                  <w:rFonts w:ascii="Cambria Math" w:eastAsia="楷体" w:hAnsi="楷体" w:hint="default"/>
                  <w:szCs w:val="21"/>
                </w:rPr>
                <m:t>e</m:t>
              </w:ins>
            </m:r>
          </m:e>
          <m:sub>
            <m:r>
              <w:ins w:id="658" w:author="T179966" w:date="2025-09-13T17:27:00Z" w16du:dateUtc="2025-09-13T09:27:00Z">
                <m:rPr>
                  <m:sty m:val="bi"/>
                </m:rPr>
                <w:rPr>
                  <w:rFonts w:ascii="Cambria Math" w:eastAsia="楷体" w:hAnsi="楷体" w:hint="default"/>
                  <w:szCs w:val="21"/>
                </w:rPr>
                <m:t>i</m:t>
              </w:ins>
            </m:r>
            <m:ctrlPr>
              <w:ins w:id="659" w:author="T179966" w:date="2025-09-13T17:27:00Z" w16du:dateUtc="2025-09-13T09:27:00Z">
                <w:rPr>
                  <w:rFonts w:ascii="Cambria Math" w:eastAsia="楷体" w:hAnsi="楷体" w:hint="default"/>
                  <w:i/>
                  <w:szCs w:val="21"/>
                </w:rPr>
              </w:ins>
            </m:ctrlPr>
          </m:sub>
        </m:sSub>
        <m:r>
          <w:ins w:id="660" w:author="T179966" w:date="2025-09-13T17:27:00Z" w16du:dateUtc="2025-09-13T09:27:00Z">
            <m:rPr>
              <m:nor/>
            </m:rPr>
            <w:rPr>
              <w:rFonts w:ascii="Cambria Math" w:eastAsia="楷体" w:hAnsi="楷体" w:hint="default"/>
              <w:szCs w:val="21"/>
            </w:rPr>
            <m:t>,</m:t>
          </w:ins>
        </m:r>
        <m:sSub>
          <m:sSubPr>
            <m:ctrlPr>
              <w:ins w:id="661" w:author="T179966" w:date="2025-09-13T17:27:00Z" w16du:dateUtc="2025-09-13T09:27:00Z">
                <w:rPr>
                  <w:rFonts w:ascii="Cambria Math" w:eastAsia="楷体" w:hAnsi="楷体" w:hint="default"/>
                  <w:szCs w:val="21"/>
                </w:rPr>
              </w:ins>
            </m:ctrlPr>
          </m:sSubPr>
          <m:e>
            <m:r>
              <w:ins w:id="662" w:author="T179966" w:date="2025-09-13T17:27:00Z" w16du:dateUtc="2025-09-13T09:27:00Z">
                <m:rPr>
                  <m:nor/>
                </m:rPr>
                <w:rPr>
                  <w:rFonts w:ascii="Cambria Math" w:eastAsia="楷体" w:hAnsi="楷体" w:hint="default"/>
                  <w:szCs w:val="21"/>
                </w:rPr>
                <m:t>D</m:t>
              </w:ins>
            </m:r>
          </m:e>
          <m:sub>
            <m:r>
              <w:ins w:id="663" w:author="T179966" w:date="2025-09-13T17:27:00Z" w16du:dateUtc="2025-09-13T09:27:00Z">
                <m:rPr>
                  <m:sty m:val="bi"/>
                </m:rPr>
                <w:rPr>
                  <w:rFonts w:ascii="Cambria Math" w:eastAsia="楷体" w:hAnsi="楷体" w:hint="default"/>
                  <w:szCs w:val="21"/>
                </w:rPr>
                <m:t>i</m:t>
              </w:ins>
            </m:r>
            <m:ctrlPr>
              <w:ins w:id="664" w:author="T179966" w:date="2025-09-13T17:27:00Z" w16du:dateUtc="2025-09-13T09:27:00Z">
                <w:rPr>
                  <w:rFonts w:ascii="Cambria Math" w:eastAsia="楷体" w:hAnsi="楷体" w:hint="default"/>
                  <w:i/>
                  <w:szCs w:val="21"/>
                </w:rPr>
              </w:ins>
            </m:ctrlPr>
          </m:sub>
        </m:sSub>
        <m:r>
          <w:ins w:id="665" w:author="T179966" w:date="2025-09-13T17:27:00Z" w16du:dateUtc="2025-09-13T09:27:00Z">
            <m:rPr>
              <m:nor/>
            </m:rPr>
            <w:rPr>
              <w:rFonts w:ascii="Cambria Math" w:eastAsia="楷体" w:hAnsi="楷体" w:hint="default"/>
              <w:szCs w:val="21"/>
            </w:rPr>
            <m:t>,</m:t>
          </w:ins>
        </m:r>
        <m:sSub>
          <m:sSubPr>
            <m:ctrlPr>
              <w:ins w:id="666" w:author="T179966" w:date="2025-09-13T17:27:00Z" w16du:dateUtc="2025-09-13T09:27:00Z">
                <w:rPr>
                  <w:rFonts w:ascii="Cambria Math" w:eastAsia="楷体" w:hAnsi="楷体" w:hint="default"/>
                  <w:szCs w:val="21"/>
                </w:rPr>
              </w:ins>
            </m:ctrlPr>
          </m:sSubPr>
          <m:e>
            <m:r>
              <w:ins w:id="667" w:author="T179966" w:date="2025-09-13T17:27:00Z" w16du:dateUtc="2025-09-13T09:27:00Z">
                <m:rPr>
                  <m:nor/>
                </m:rPr>
                <w:rPr>
                  <w:rFonts w:ascii="Cambria Math" w:eastAsia="楷体" w:hAnsi="楷体" w:hint="default"/>
                  <w:szCs w:val="21"/>
                </w:rPr>
                <m:t>K</m:t>
              </w:ins>
            </m:r>
          </m:e>
          <m:sub>
            <m:r>
              <w:ins w:id="668" w:author="T179966" w:date="2025-09-13T17:27:00Z" w16du:dateUtc="2025-09-13T09:27:00Z">
                <m:rPr>
                  <m:sty m:val="bi"/>
                </m:rPr>
                <w:rPr>
                  <w:rFonts w:ascii="Cambria Math" w:eastAsia="楷体" w:hAnsi="楷体" w:hint="default"/>
                  <w:szCs w:val="21"/>
                </w:rPr>
                <m:t>i</m:t>
              </w:ins>
            </m:r>
            <m:ctrlPr>
              <w:ins w:id="669" w:author="T179966" w:date="2025-09-13T17:27:00Z" w16du:dateUtc="2025-09-13T09:27:00Z">
                <w:rPr>
                  <w:rFonts w:ascii="Cambria Math" w:eastAsia="楷体" w:hAnsi="楷体" w:hint="default"/>
                  <w:i/>
                  <w:szCs w:val="21"/>
                </w:rPr>
              </w:ins>
            </m:ctrlPr>
          </m:sub>
        </m:sSub>
        <m:r>
          <w:ins w:id="670" w:author="T179966" w:date="2025-09-13T17:27:00Z" w16du:dateUtc="2025-09-13T09:27:00Z">
            <m:rPr>
              <m:sty m:val="bi"/>
            </m:rPr>
            <w:rPr>
              <w:rFonts w:ascii="Cambria Math" w:eastAsia="楷体" w:hAnsi="楷体" w:hint="default"/>
              <w:szCs w:val="21"/>
            </w:rPr>
            <m:t>)=(B,D,P)</m:t>
          </w:ins>
        </m:r>
      </m:oMath>
      <w:del w:id="671" w:author="T179966" w:date="2025-09-13T17:27:00Z" w16du:dateUtc="2025-09-13T09:27:00Z">
        <w:r w:rsidDel="000519FC">
          <w:rPr>
            <w:rFonts w:ascii="楷体" w:eastAsia="楷体" w:hAnsi="楷体" w:hint="default"/>
            <w:position w:val="-10"/>
            <w:szCs w:val="21"/>
          </w:rPr>
          <w:object w:dxaOrig="5060" w:dyaOrig="340" w14:anchorId="0BA61C61">
            <v:shape id="_x0000_i1080" type="#_x0000_t75" alt="" style="width:252.75pt;height:17.25pt" o:ole="">
              <v:imagedata r:id="rId115" o:title=""/>
            </v:shape>
            <o:OLEObject Type="Embed" ProgID="Equation.3" ShapeID="_x0000_i1080" DrawAspect="Content" ObjectID="_1837502518" r:id="rId116"/>
          </w:object>
        </w:r>
      </w:del>
    </w:p>
    <w:p w14:paraId="4D9EB9A3" w14:textId="7C418DCE" w:rsidR="00DA4276" w:rsidRDefault="00000000" w:rsidP="000519FC">
      <w:pPr>
        <w:widowControl/>
        <w:shd w:val="clear" w:color="auto" w:fill="FFFFFF"/>
        <w:spacing w:before="120" w:after="120"/>
        <w:rPr>
          <w:rFonts w:ascii="楷体" w:eastAsia="楷体" w:hAnsi="楷体" w:hint="eastAsia"/>
          <w:b/>
          <w:bCs/>
          <w:szCs w:val="21"/>
        </w:rPr>
      </w:pPr>
      <w:r>
        <w:rPr>
          <w:rFonts w:ascii="楷体" w:eastAsia="楷体" w:hAnsi="楷体" w:hint="eastAsia"/>
          <w:szCs w:val="21"/>
        </w:rPr>
        <w:t>其中,</w:t>
      </w:r>
      <w:r w:rsidRPr="000C04F8">
        <w:rPr>
          <w:rFonts w:ascii="楷体" w:eastAsia="楷体" w:hAnsi="楷体"/>
          <w:szCs w:val="21"/>
        </w:rPr>
        <w:t>PredictExpertWritingIntent()</w:t>
      </w:r>
      <w:r w:rsidRPr="000C04F8">
        <w:rPr>
          <w:rFonts w:ascii="楷体" w:eastAsia="楷体" w:hAnsi="楷体" w:hint="eastAsia"/>
          <w:szCs w:val="21"/>
        </w:rPr>
        <w:t>是主函数，</w:t>
      </w:r>
      <w:r>
        <w:rPr>
          <w:rFonts w:ascii="楷体" w:eastAsia="楷体" w:hAnsi="楷体" w:hint="eastAsia"/>
          <w:szCs w:val="21"/>
        </w:rPr>
        <w:t>表示第i位专家模型对新闻文本N的意图预测，通过预训练模型给出判断，权重</w:t>
      </w:r>
      <m:oMath>
        <m:sSub>
          <m:sSubPr>
            <m:ctrlPr>
              <w:ins w:id="672" w:author="T179966" w:date="2025-09-13T17:27:00Z" w16du:dateUtc="2025-09-13T09:27:00Z">
                <w:rPr>
                  <w:rFonts w:ascii="Cambria Math" w:eastAsia="楷体" w:hAnsi="楷体"/>
                  <w:i/>
                  <w:szCs w:val="21"/>
                </w:rPr>
              </w:ins>
            </m:ctrlPr>
          </m:sSubPr>
          <m:e>
            <m:r>
              <w:ins w:id="673" w:author="T179966" w:date="2025-09-13T17:27:00Z" w16du:dateUtc="2025-09-13T09:27:00Z">
                <w:rPr>
                  <w:rFonts w:ascii="Cambria Math" w:eastAsia="楷体" w:hAnsi="楷体"/>
                  <w:szCs w:val="21"/>
                </w:rPr>
                <m:t>ω</m:t>
              </w:ins>
            </m:r>
          </m:e>
          <m:sub>
            <m:r>
              <w:ins w:id="674" w:author="T179966" w:date="2025-09-13T17:27:00Z" w16du:dateUtc="2025-09-13T09:27:00Z">
                <w:rPr>
                  <w:rFonts w:ascii="Cambria Math" w:eastAsia="楷体" w:hAnsi="楷体"/>
                  <w:szCs w:val="21"/>
                </w:rPr>
                <m:t>i</m:t>
              </w:ins>
            </m:r>
          </m:sub>
        </m:sSub>
      </m:oMath>
      <w:del w:id="675" w:author="T179966" w:date="2025-09-13T17:27:00Z" w16du:dateUtc="2025-09-13T09:27:00Z">
        <w:r w:rsidDel="000519FC">
          <w:rPr>
            <w:rFonts w:ascii="楷体" w:eastAsia="楷体" w:hAnsi="楷体" w:hint="eastAsia"/>
            <w:szCs w:val="21"/>
          </w:rPr>
          <w:object w:dxaOrig="280" w:dyaOrig="360" w14:anchorId="380CB9AD">
            <v:shape id="_x0000_i1081" type="#_x0000_t75" style="width:14.25pt;height:18pt" o:ole="">
              <v:imagedata r:id="rId117" o:title=""/>
            </v:shape>
            <o:OLEObject Type="Embed" ProgID="Equation.3" ShapeID="_x0000_i1081" DrawAspect="Content" ObjectID="_1837502519" r:id="rId118"/>
          </w:object>
        </w:r>
      </w:del>
      <w:r>
        <w:rPr>
          <w:rFonts w:ascii="楷体" w:eastAsia="楷体" w:hAnsi="楷体" w:hint="eastAsia"/>
          <w:szCs w:val="21"/>
        </w:rPr>
        <w:t>反映该专家在当前任务中的相对重要性。</w:t>
      </w:r>
    </w:p>
    <w:p w14:paraId="2DD7AF5A" w14:textId="77777777" w:rsidR="00DA4276" w:rsidRDefault="00000000">
      <w:pPr>
        <w:ind w:firstLine="420"/>
        <w:rPr>
          <w:rFonts w:ascii="楷体" w:eastAsia="楷体" w:hAnsi="楷体" w:hint="eastAsia"/>
          <w:szCs w:val="21"/>
        </w:rPr>
      </w:pPr>
      <w:r>
        <w:rPr>
          <w:rFonts w:ascii="楷体" w:eastAsia="楷体" w:hAnsi="楷体" w:hint="eastAsia"/>
          <w:szCs w:val="21"/>
        </w:rPr>
        <w:t>在分析新闻评论网络中读者之间的互动行为基础上，本文进一步定义传播意图</w:t>
      </w:r>
      <m:oMath>
        <m:sSub>
          <m:sSubPr>
            <m:ctrlPr>
              <w:rPr>
                <w:rFonts w:ascii="Cambria Math" w:eastAsia="楷体" w:hAnsi="Cambria Math" w:hint="eastAsia"/>
                <w:szCs w:val="21"/>
              </w:rPr>
            </m:ctrlPr>
          </m:sSubPr>
          <m:e>
            <w:bookmarkStart w:id="676" w:name="OLE_LINK2"/>
            <m:r>
              <m:rPr>
                <m:sty m:val="p"/>
              </m:rPr>
              <w:rPr>
                <w:rFonts w:ascii="Cambria Math" w:eastAsia="楷体" w:hAnsi="Cambria Math"/>
                <w:szCs w:val="21"/>
              </w:rPr>
              <m:t>I</m:t>
            </m:r>
          </m:e>
          <m:sub>
            <m:r>
              <m:rPr>
                <m:sty m:val="p"/>
              </m:rPr>
              <w:rPr>
                <w:rFonts w:ascii="Cambria Math" w:eastAsia="楷体" w:hAnsi="Cambria Math"/>
                <w:szCs w:val="21"/>
              </w:rPr>
              <m:t>s</m:t>
            </m:r>
            <w:bookmarkEnd w:id="676"/>
          </m:sub>
        </m:sSub>
      </m:oMath>
      <w:r>
        <w:rPr>
          <w:rFonts w:ascii="楷体" w:eastAsia="楷体" w:hAnsi="楷体" w:hint="eastAsia"/>
          <w:szCs w:val="21"/>
        </w:rPr>
        <w:t>，用以刻画用户在参与信息扩散过程中所表现出的立场倾向与交互特征。具体而言，我们构建了一个基于评论序列的动态图结构HG，该图不仅保留原始新闻评论的文本信息，还整合了用户间的多模态互动行为，包括点赞、回复、转发等社交反馈机制。例如，用户A对用户B评论的点赞或回复行为被编码为图中相应的边关系，从而形成具有上下文依赖性的评论传播路径。</w:t>
      </w:r>
      <w:r>
        <w:rPr>
          <w:rFonts w:ascii="楷体" w:eastAsia="楷体" w:hAnsi="楷体" w:hint="eastAsia"/>
          <w:szCs w:val="21"/>
        </w:rPr>
        <w:br/>
        <w:t>在此基础上，我们将构建好的图结构HG与新闻文本一同输入大型语言模型（Large Language Model, LLM），通过其强大的语义理解和上下文建模能力，挖掘评论序列中隐含的用户立场演变、情绪波动以及观点演化趋势。LLM的输出用于生成传播意图表示向量</w:t>
      </w:r>
      <m:oMath>
        <m:sSub>
          <m:sSubPr>
            <m:ctrlPr>
              <w:rPr>
                <w:rFonts w:ascii="Cambria Math" w:eastAsia="楷体" w:hAnsi="Cambria Math" w:hint="eastAsia"/>
                <w:szCs w:val="21"/>
              </w:rPr>
            </m:ctrlPr>
          </m:sSubPr>
          <m:e>
            <m:r>
              <m:rPr>
                <m:sty m:val="p"/>
              </m:rPr>
              <w:rPr>
                <w:rFonts w:ascii="Cambria Math" w:eastAsia="楷体" w:hAnsi="Cambria Math"/>
                <w:szCs w:val="21"/>
              </w:rPr>
              <m:t>I</m:t>
            </m:r>
          </m:e>
          <m:sub>
            <m:r>
              <m:rPr>
                <m:sty m:val="p"/>
              </m:rPr>
              <w:rPr>
                <w:rFonts w:ascii="Cambria Math" w:eastAsia="楷体" w:hAnsi="Cambria Math"/>
                <w:szCs w:val="21"/>
              </w:rPr>
              <m:t>s</m:t>
            </m:r>
          </m:sub>
        </m:sSub>
      </m:oMath>
      <w:r>
        <w:rPr>
          <w:rFonts w:ascii="楷体" w:eastAsia="楷体" w:hAnsi="楷体" w:hint="eastAsia"/>
          <w:szCs w:val="21"/>
        </w:rPr>
        <w:t>，其形式化定义如下：</w:t>
      </w:r>
      <w:r>
        <w:rPr>
          <w:rFonts w:ascii="楷体" w:eastAsia="楷体" w:hAnsi="楷体"/>
          <w:szCs w:val="21"/>
        </w:rPr>
        <w:t xml:space="preserve"> </w:t>
      </w:r>
    </w:p>
    <w:p w14:paraId="1957143A" w14:textId="77777777" w:rsidR="00DA4276" w:rsidRDefault="00000000">
      <w:pPr>
        <w:spacing w:line="300" w:lineRule="exact"/>
        <w:jc w:val="right"/>
        <w:rPr>
          <w:ins w:id="677" w:author="T179966" w:date="2025-09-13T19:46:00Z" w16du:dateUtc="2025-09-13T11:46:00Z"/>
          <w:sz w:val="24"/>
        </w:rPr>
      </w:pPr>
      <w:r>
        <w:rPr>
          <w:sz w:val="24"/>
        </w:rPr>
        <w:t>I</w:t>
      </w:r>
      <w:r>
        <w:rPr>
          <w:sz w:val="24"/>
          <w:vertAlign w:val="subscript"/>
        </w:rPr>
        <w:t>s</w:t>
      </w:r>
      <w:r>
        <w:rPr>
          <w:sz w:val="24"/>
        </w:rPr>
        <w:t>=get_Intent(LLM,</w:t>
      </w:r>
      <w:r>
        <w:rPr>
          <w:rFonts w:hint="eastAsia"/>
          <w:sz w:val="24"/>
        </w:rPr>
        <w:t>H</w:t>
      </w:r>
      <w:r>
        <w:rPr>
          <w:sz w:val="24"/>
        </w:rPr>
        <w:t>G</w:t>
      </w:r>
      <w:commentRangeStart w:id="678"/>
      <w:commentRangeEnd w:id="678"/>
      <w:r>
        <w:rPr>
          <w:rStyle w:val="af0"/>
        </w:rPr>
        <w:commentReference w:id="678"/>
      </w:r>
      <w:r>
        <w:rPr>
          <w:sz w:val="24"/>
        </w:rPr>
        <w:t>）</w:t>
      </w:r>
      <w:r>
        <w:rPr>
          <w:rFonts w:hint="eastAsia"/>
          <w:sz w:val="24"/>
        </w:rPr>
        <w:t xml:space="preserve"> </w:t>
      </w:r>
      <w:r>
        <w:rPr>
          <w:sz w:val="24"/>
        </w:rPr>
        <w:t xml:space="preserve">                </w:t>
      </w:r>
      <w:r>
        <w:rPr>
          <w:rFonts w:hint="eastAsia"/>
          <w:sz w:val="24"/>
        </w:rPr>
        <w:t>（</w:t>
      </w:r>
      <w:r>
        <w:rPr>
          <w:rFonts w:hint="eastAsia"/>
          <w:sz w:val="24"/>
        </w:rPr>
        <w:t>6</w:t>
      </w:r>
      <w:r>
        <w:rPr>
          <w:rFonts w:hint="eastAsia"/>
          <w:sz w:val="24"/>
        </w:rPr>
        <w:t>）</w:t>
      </w:r>
    </w:p>
    <w:p w14:paraId="26BB5276" w14:textId="033B53FA" w:rsidR="002E17AC" w:rsidRDefault="002E17AC" w:rsidP="002E17AC">
      <w:pPr>
        <w:spacing w:line="300" w:lineRule="exact"/>
        <w:jc w:val="left"/>
        <w:rPr>
          <w:ins w:id="679" w:author="T179966" w:date="2025-09-13T19:47:00Z" w16du:dateUtc="2025-09-13T11:47:00Z"/>
          <w:rFonts w:ascii="楷体" w:eastAsia="楷体" w:hAnsi="楷体" w:hint="eastAsia"/>
          <w:szCs w:val="21"/>
        </w:rPr>
      </w:pPr>
      <w:ins w:id="680" w:author="T179966" w:date="2025-09-13T19:46:00Z" w16du:dateUtc="2025-09-13T11:46:00Z">
        <w:r w:rsidRPr="002E17AC">
          <w:rPr>
            <w:rFonts w:ascii="楷体" w:eastAsia="楷体" w:hAnsi="楷体"/>
            <w:szCs w:val="21"/>
            <w:rPrChange w:id="681" w:author="T179966" w:date="2025-09-13T19:46:00Z" w16du:dateUtc="2025-09-13T11:46:00Z">
              <w:rPr>
                <w:sz w:val="24"/>
              </w:rPr>
            </w:rPrChange>
          </w:rPr>
          <w:tab/>
        </w:r>
        <w:r w:rsidRPr="002E17AC">
          <w:rPr>
            <w:rFonts w:ascii="楷体" w:eastAsia="楷体" w:hAnsi="楷体" w:hint="eastAsia"/>
            <w:szCs w:val="21"/>
            <w:rPrChange w:id="682" w:author="T179966" w:date="2025-09-13T19:46:00Z" w16du:dateUtc="2025-09-13T11:46:00Z">
              <w:rPr>
                <w:rFonts w:hint="eastAsia"/>
                <w:sz w:val="24"/>
              </w:rPr>
            </w:rPrChange>
          </w:rPr>
          <w:t>最后</w:t>
        </w:r>
        <w:r>
          <w:rPr>
            <w:rFonts w:ascii="楷体" w:eastAsia="楷体" w:hAnsi="楷体" w:hint="eastAsia"/>
            <w:szCs w:val="21"/>
          </w:rPr>
          <w:t>，通过给新闻节点加入意图特征跟新闻传播特征，</w:t>
        </w:r>
      </w:ins>
      <w:ins w:id="683" w:author="T179966" w:date="2025-09-13T19:47:00Z" w16du:dateUtc="2025-09-13T11:47:00Z">
        <w:r>
          <w:rPr>
            <w:rFonts w:ascii="楷体" w:eastAsia="楷体" w:hAnsi="楷体" w:hint="eastAsia"/>
            <w:szCs w:val="21"/>
          </w:rPr>
          <w:t>形成最终的意图评论网络IHG</w:t>
        </w:r>
      </w:ins>
    </w:p>
    <w:p w14:paraId="5BB80A04" w14:textId="662A5B5D" w:rsidR="002E17AC" w:rsidRPr="002E17AC" w:rsidRDefault="002E17AC">
      <w:pPr>
        <w:spacing w:line="300" w:lineRule="exact"/>
        <w:jc w:val="left"/>
        <w:rPr>
          <w:rFonts w:ascii="楷体" w:eastAsia="楷体" w:hAnsi="楷体"/>
          <w:szCs w:val="21"/>
          <w:rPrChange w:id="684" w:author="T179966" w:date="2025-09-13T19:46:00Z" w16du:dateUtc="2025-09-13T11:46:00Z">
            <w:rPr>
              <w:sz w:val="24"/>
            </w:rPr>
          </w:rPrChange>
        </w:rPr>
        <w:pPrChange w:id="685" w:author="T179966" w:date="2025-09-13T19:46:00Z" w16du:dateUtc="2025-09-13T11:46:00Z">
          <w:pPr>
            <w:spacing w:line="300" w:lineRule="exact"/>
            <w:jc w:val="right"/>
          </w:pPr>
        </w:pPrChange>
      </w:pPr>
      <m:oMathPara>
        <m:oMath>
          <m:r>
            <w:ins w:id="686" w:author="T179966" w:date="2025-09-13T19:47:00Z" w16du:dateUtc="2025-09-13T11:47:00Z">
              <m:rPr>
                <m:sty m:val="p"/>
              </m:rPr>
              <w:rPr>
                <w:rFonts w:ascii="Cambria Math" w:eastAsia="楷体" w:hAnsi="Cambria Math" w:hint="eastAsia"/>
                <w:szCs w:val="21"/>
              </w:rPr>
              <m:t>N.intent=</m:t>
            </w:ins>
          </m:r>
          <m:sSub>
            <m:sSubPr>
              <m:ctrlPr>
                <w:ins w:id="687" w:author="T179966" w:date="2025-09-13T19:47:00Z" w16du:dateUtc="2025-09-13T11:47:00Z">
                  <w:rPr>
                    <w:rFonts w:ascii="Cambria Math" w:eastAsia="楷体" w:hAnsi="Cambria Math"/>
                    <w:i/>
                    <w:szCs w:val="21"/>
                  </w:rPr>
                </w:ins>
              </m:ctrlPr>
            </m:sSubPr>
            <m:e>
              <m:r>
                <w:ins w:id="688" w:author="T179966" w:date="2025-09-13T19:47:00Z" w16du:dateUtc="2025-09-13T11:47:00Z">
                  <m:rPr>
                    <m:sty m:val="bi"/>
                  </m:rPr>
                  <w:rPr>
                    <w:rFonts w:ascii="Cambria Math" w:eastAsia="楷体" w:hAnsi="Cambria Math"/>
                    <w:szCs w:val="21"/>
                  </w:rPr>
                  <m:t>(I</m:t>
                </w:ins>
              </m:r>
            </m:e>
            <m:sub>
              <m:r>
                <w:ins w:id="689" w:author="T179966" w:date="2025-09-13T19:47:00Z" w16du:dateUtc="2025-09-13T11:47:00Z">
                  <m:rPr>
                    <m:sty m:val="bi"/>
                  </m:rPr>
                  <w:rPr>
                    <w:rFonts w:ascii="Cambria Math" w:eastAsia="楷体" w:hAnsi="Cambria Math"/>
                    <w:szCs w:val="21"/>
                  </w:rPr>
                  <m:t>t,</m:t>
                </w:ins>
              </m:r>
            </m:sub>
          </m:sSub>
          <m:sSub>
            <m:sSubPr>
              <m:ctrlPr>
                <w:ins w:id="690" w:author="T179966" w:date="2025-09-13T19:47:00Z" w16du:dateUtc="2025-09-13T11:47:00Z">
                  <w:rPr>
                    <w:rFonts w:ascii="Cambria Math" w:eastAsia="楷体" w:hAnsi="Cambria Math"/>
                    <w:i/>
                    <w:szCs w:val="21"/>
                  </w:rPr>
                </w:ins>
              </m:ctrlPr>
            </m:sSubPr>
            <m:e>
              <m:r>
                <w:ins w:id="691" w:author="T179966" w:date="2025-09-13T19:47:00Z" w16du:dateUtc="2025-09-13T11:47:00Z">
                  <m:rPr>
                    <m:sty m:val="bi"/>
                  </m:rPr>
                  <w:rPr>
                    <w:rFonts w:ascii="Cambria Math" w:eastAsia="楷体" w:hAnsi="Cambria Math"/>
                    <w:szCs w:val="21"/>
                  </w:rPr>
                  <m:t>I</m:t>
                </w:ins>
              </m:r>
            </m:e>
            <m:sub>
              <m:r>
                <w:ins w:id="692" w:author="T179966" w:date="2025-09-13T19:47:00Z" w16du:dateUtc="2025-09-13T11:47:00Z">
                  <m:rPr>
                    <m:sty m:val="bi"/>
                  </m:rPr>
                  <w:rPr>
                    <w:rFonts w:ascii="Cambria Math" w:eastAsia="楷体" w:hAnsi="Cambria Math"/>
                    <w:szCs w:val="21"/>
                  </w:rPr>
                  <m:t>s</m:t>
                </w:ins>
              </m:r>
            </m:sub>
          </m:sSub>
          <m:r>
            <w:ins w:id="693" w:author="T179966" w:date="2025-09-13T19:47:00Z" w16du:dateUtc="2025-09-13T11:47:00Z">
              <w:rPr>
                <w:rFonts w:ascii="Cambria Math" w:eastAsia="楷体" w:hAnsi="Cambria Math"/>
                <w:szCs w:val="21"/>
              </w:rPr>
              <m:t>)</m:t>
            </w:ins>
          </m:r>
        </m:oMath>
      </m:oMathPara>
    </w:p>
    <w:p w14:paraId="5D55994E" w14:textId="6271CFAD" w:rsidR="00F03C77" w:rsidRDefault="00000000">
      <w:pPr>
        <w:spacing w:beforeLines="50" w:before="156" w:line="300" w:lineRule="auto"/>
        <w:ind w:right="420" w:firstLine="420"/>
        <w:jc w:val="left"/>
        <w:rPr>
          <w:ins w:id="694" w:author="T179966" w:date="2025-09-13T17:14:00Z" w16du:dateUtc="2025-09-13T09:14:00Z"/>
          <w:rFonts w:ascii="楷体" w:eastAsia="楷体" w:hAnsi="楷体" w:hint="eastAsia"/>
          <w:szCs w:val="21"/>
        </w:rPr>
        <w:pPrChange w:id="695" w:author="T179966" w:date="2025-09-13T19:47:00Z" w16du:dateUtc="2025-09-13T11:47:00Z">
          <w:pPr>
            <w:spacing w:line="300" w:lineRule="auto"/>
            <w:jc w:val="left"/>
          </w:pPr>
        </w:pPrChange>
      </w:pPr>
      <w:del w:id="696" w:author="T179966" w:date="2025-09-13T19:47:00Z" w16du:dateUtc="2025-09-13T11:47:00Z">
        <w:r w:rsidDel="002E17AC">
          <w:rPr>
            <w:rFonts w:ascii="楷体" w:eastAsia="楷体" w:hAnsi="楷体"/>
            <w:szCs w:val="21"/>
          </w:rPr>
          <w:delText xml:space="preserve">              </w:delText>
        </w:r>
      </w:del>
      <w:del w:id="697" w:author="T179966" w:date="2025-09-13T17:14:00Z" w16du:dateUtc="2025-09-13T09:14:00Z">
        <w:r w:rsidDel="00F03C77">
          <w:rPr>
            <w:rFonts w:ascii="楷体" w:eastAsia="楷体" w:hAnsi="楷体"/>
            <w:szCs w:val="21"/>
          </w:rPr>
          <w:delText xml:space="preserve"> </w:delText>
        </w:r>
      </w:del>
      <w:del w:id="698" w:author="T179966" w:date="2025-09-13T17:13:00Z" w16du:dateUtc="2025-09-13T09:13:00Z">
        <w:r w:rsidDel="00F03C77">
          <w:rPr>
            <w:rFonts w:ascii="楷体" w:eastAsia="楷体" w:hAnsi="楷体"/>
            <w:szCs w:val="21"/>
          </w:rPr>
          <w:delText xml:space="preserve">       </w:delText>
        </w:r>
        <w:r w:rsidDel="00F03C77">
          <w:rPr>
            <w:rFonts w:ascii="楷体" w:eastAsia="楷体" w:hAnsi="楷体" w:hint="eastAsia"/>
            <w:szCs w:val="21"/>
          </w:rPr>
          <w:delText>（</w:delText>
        </w:r>
        <w:commentRangeStart w:id="699"/>
        <w:commentRangeStart w:id="700"/>
        <w:r w:rsidDel="00F03C77">
          <w:rPr>
            <w:rFonts w:ascii="楷体" w:eastAsia="楷体" w:hAnsi="楷体" w:hint="eastAsia"/>
            <w:szCs w:val="21"/>
          </w:rPr>
          <w:delText>9</w:delText>
        </w:r>
        <w:commentRangeEnd w:id="699"/>
        <w:r w:rsidDel="00F03C77">
          <w:rPr>
            <w:rStyle w:val="af0"/>
          </w:rPr>
          <w:commentReference w:id="699"/>
        </w:r>
        <w:commentRangeEnd w:id="700"/>
        <w:r w:rsidDel="00F03C77">
          <w:commentReference w:id="700"/>
        </w:r>
        <w:r w:rsidDel="00F03C77">
          <w:rPr>
            <w:rFonts w:ascii="楷体" w:eastAsia="楷体" w:hAnsi="楷体" w:hint="eastAsia"/>
            <w:szCs w:val="21"/>
          </w:rPr>
          <w:delText>）</w:delText>
        </w:r>
      </w:del>
      <w:ins w:id="701" w:author="T179966" w:date="2025-09-13T19:39:00Z" w16du:dateUtc="2025-09-13T11:39:00Z">
        <w:r w:rsidR="00672B97">
          <w:rPr>
            <w:rFonts w:ascii="楷体" w:eastAsia="楷体" w:hAnsi="楷体" w:hint="eastAsia"/>
            <w:szCs w:val="21"/>
          </w:rPr>
          <w:t>意图</w:t>
        </w:r>
      </w:ins>
      <w:ins w:id="702" w:author="T179966" w:date="2025-09-13T17:14:00Z" w16du:dateUtc="2025-09-13T09:14:00Z">
        <w:r w:rsidR="00F03C77">
          <w:rPr>
            <w:rFonts w:ascii="楷体" w:eastAsia="楷体" w:hAnsi="楷体" w:hint="eastAsia"/>
            <w:szCs w:val="21"/>
          </w:rPr>
          <w:t>评论网络</w:t>
        </w:r>
      </w:ins>
      <w:ins w:id="703" w:author="T179966" w:date="2025-09-13T19:39:00Z" w16du:dateUtc="2025-09-13T11:39:00Z">
        <w:r w:rsidR="00672B97">
          <w:rPr>
            <w:rFonts w:ascii="楷体" w:eastAsia="楷体" w:hAnsi="楷体" w:hint="eastAsia"/>
            <w:szCs w:val="21"/>
          </w:rPr>
          <w:t>I</w:t>
        </w:r>
      </w:ins>
      <w:ins w:id="704" w:author="T179966" w:date="2025-09-13T17:14:00Z" w16du:dateUtc="2025-09-13T09:14:00Z">
        <w:r w:rsidR="00F03C77">
          <w:rPr>
            <w:rFonts w:ascii="楷体" w:eastAsia="楷体" w:hAnsi="楷体" w:hint="eastAsia"/>
            <w:szCs w:val="21"/>
          </w:rPr>
          <w:t>HG的构建算法如下所示。</w:t>
        </w:r>
      </w:ins>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8306"/>
      </w:tblGrid>
      <w:tr w:rsidR="00F03C77" w14:paraId="3CEB01BF" w14:textId="77777777" w:rsidTr="00971B20">
        <w:trPr>
          <w:trHeight w:val="241"/>
          <w:ins w:id="705" w:author="T179966" w:date="2025-09-13T17:14:00Z"/>
        </w:trPr>
        <w:tc>
          <w:tcPr>
            <w:tcW w:w="9968" w:type="dxa"/>
          </w:tcPr>
          <w:p w14:paraId="37E73BB9" w14:textId="12D04E5F" w:rsidR="00F03C77" w:rsidRDefault="00F03C77" w:rsidP="00971B20">
            <w:pPr>
              <w:spacing w:line="300" w:lineRule="auto"/>
              <w:rPr>
                <w:ins w:id="706" w:author="T179966" w:date="2025-09-13T17:14:00Z" w16du:dateUtc="2025-09-13T09:14:00Z"/>
                <w:rFonts w:ascii="楷体" w:eastAsia="楷体" w:hAnsi="楷体" w:hint="eastAsia"/>
                <w:szCs w:val="21"/>
              </w:rPr>
            </w:pPr>
            <w:ins w:id="707" w:author="T179966" w:date="2025-09-13T17:14:00Z" w16du:dateUtc="2025-09-13T09:14:00Z">
              <w:r>
                <w:rPr>
                  <w:rFonts w:ascii="楷体" w:eastAsia="楷体" w:hAnsi="楷体"/>
                  <w:szCs w:val="21"/>
                </w:rPr>
                <w:t xml:space="preserve">算法 1 </w:t>
              </w:r>
            </w:ins>
            <w:ins w:id="708" w:author="T179966" w:date="2025-09-13T19:39:00Z" w16du:dateUtc="2025-09-13T11:39:00Z">
              <w:r w:rsidR="00672B97">
                <w:rPr>
                  <w:rFonts w:ascii="楷体" w:eastAsia="楷体" w:hAnsi="楷体" w:hint="eastAsia"/>
                  <w:szCs w:val="21"/>
                </w:rPr>
                <w:t>意图</w:t>
              </w:r>
            </w:ins>
            <w:ins w:id="709" w:author="T179966" w:date="2025-09-13T17:14:00Z" w16du:dateUtc="2025-09-13T09:14:00Z">
              <w:r>
                <w:rPr>
                  <w:rFonts w:ascii="楷体" w:eastAsia="楷体" w:hAnsi="楷体"/>
                  <w:szCs w:val="21"/>
                </w:rPr>
                <w:t>评论网络构建</w:t>
              </w:r>
            </w:ins>
          </w:p>
        </w:tc>
      </w:tr>
      <w:tr w:rsidR="00F03C77" w14:paraId="3ED10C43" w14:textId="77777777" w:rsidTr="00971B20">
        <w:trPr>
          <w:trHeight w:val="5613"/>
          <w:ins w:id="710" w:author="T179966" w:date="2025-09-13T17:14:00Z"/>
        </w:trPr>
        <w:tc>
          <w:tcPr>
            <w:tcW w:w="9968" w:type="dxa"/>
          </w:tcPr>
          <w:p w14:paraId="1C1D59B1" w14:textId="77777777" w:rsidR="00672B97" w:rsidRDefault="00F03C77" w:rsidP="000519FC">
            <w:pPr>
              <w:spacing w:line="300" w:lineRule="auto"/>
              <w:rPr>
                <w:ins w:id="711" w:author="T179966" w:date="2025-09-13T19:39:00Z" w16du:dateUtc="2025-09-13T11:39:00Z"/>
                <w:rFonts w:ascii="楷体" w:eastAsia="楷体" w:hAnsi="楷体" w:hint="eastAsia"/>
                <w:szCs w:val="21"/>
              </w:rPr>
            </w:pPr>
            <w:ins w:id="712" w:author="T179966" w:date="2025-09-13T17:14:00Z" w16du:dateUtc="2025-09-13T09:14:00Z">
              <w:r>
                <w:rPr>
                  <w:rFonts w:ascii="楷体" w:eastAsia="楷体" w:hAnsi="楷体" w:hint="eastAsia"/>
                  <w:szCs w:val="21"/>
                </w:rPr>
                <w:lastRenderedPageBreak/>
                <w:t>数据</w:t>
              </w:r>
              <w:r>
                <w:rPr>
                  <w:rFonts w:ascii="楷体" w:eastAsia="楷体" w:hAnsi="楷体"/>
                  <w:szCs w:val="21"/>
                </w:rPr>
                <w:t>：</w:t>
              </w:r>
              <w:r>
                <w:rPr>
                  <w:rFonts w:ascii="楷体" w:eastAsia="楷体" w:hAnsi="楷体" w:hint="eastAsia"/>
                  <w:szCs w:val="21"/>
                </w:rPr>
                <w:t>新闻节点N，读者节点r</w:t>
              </w:r>
            </w:ins>
            <w:ins w:id="713" w:author="T179966" w:date="2025-09-13T17:20:00Z" w16du:dateUtc="2025-09-13T09:20:00Z">
              <w:r w:rsidR="000519FC">
                <w:rPr>
                  <w:rFonts w:ascii="楷体" w:eastAsia="楷体" w:hAnsi="楷体" w:hint="eastAsia"/>
                  <w:szCs w:val="21"/>
                </w:rPr>
                <w:t>，节点数量n</w:t>
              </w:r>
            </w:ins>
            <w:ins w:id="714" w:author="T179966" w:date="2025-09-13T17:14:00Z" w16du:dateUtc="2025-09-13T09:14:00Z">
              <w:r>
                <w:rPr>
                  <w:rFonts w:ascii="楷体" w:eastAsia="楷体" w:hAnsi="楷体" w:hint="eastAsia"/>
                  <w:szCs w:val="21"/>
                </w:rPr>
                <w:t>，读者特征空间P，</w:t>
              </w:r>
            </w:ins>
            <w:ins w:id="715" w:author="T179966" w:date="2025-09-13T17:21:00Z" w16du:dateUtc="2025-09-13T09:21:00Z">
              <w:r w:rsidR="000519FC">
                <w:rPr>
                  <w:rFonts w:ascii="楷体" w:eastAsia="楷体" w:hAnsi="楷体" w:hint="eastAsia"/>
                  <w:szCs w:val="21"/>
                </w:rPr>
                <w:t>前序节点</w:t>
              </w:r>
            </w:ins>
            <m:oMath>
              <m:sSub>
                <m:sSubPr>
                  <m:ctrlPr>
                    <w:ins w:id="716" w:author="T179966" w:date="2025-09-13T17:21:00Z" w16du:dateUtc="2025-09-13T09:21:00Z">
                      <w:rPr>
                        <w:rFonts w:ascii="Cambria Math" w:eastAsia="楷体" w:hAnsi="Cambria Math"/>
                        <w:i/>
                        <w:szCs w:val="21"/>
                      </w:rPr>
                    </w:ins>
                  </m:ctrlPr>
                </m:sSubPr>
                <m:e>
                  <m:r>
                    <w:ins w:id="717" w:author="T179966" w:date="2025-09-13T17:21:00Z" w16du:dateUtc="2025-09-13T09:21:00Z">
                      <w:rPr>
                        <w:rFonts w:ascii="Cambria Math" w:eastAsia="楷体" w:hAnsi="Cambria Math"/>
                        <w:szCs w:val="21"/>
                      </w:rPr>
                      <m:t>r</m:t>
                    </w:ins>
                  </m:r>
                </m:e>
                <m:sub>
                  <m:r>
                    <w:ins w:id="718" w:author="T179966" w:date="2025-09-13T17:21:00Z" w16du:dateUtc="2025-09-13T09:21:00Z">
                      <w:rPr>
                        <w:rFonts w:ascii="Cambria Math" w:eastAsia="楷体" w:hAnsi="Cambria Math"/>
                        <w:szCs w:val="21"/>
                      </w:rPr>
                      <m:t>j</m:t>
                    </w:ins>
                  </m:r>
                </m:sub>
              </m:sSub>
            </m:oMath>
            <w:ins w:id="719" w:author="T179966" w:date="2025-09-13T17:22:00Z" w16du:dateUtc="2025-09-13T09:22:00Z">
              <w:r w:rsidR="000519FC">
                <w:rPr>
                  <w:rFonts w:ascii="楷体" w:eastAsia="楷体" w:hAnsi="楷体" w:hint="eastAsia"/>
                  <w:szCs w:val="21"/>
                </w:rPr>
                <w:t>,</w:t>
              </w:r>
            </w:ins>
            <w:ins w:id="720" w:author="T179966" w:date="2025-09-13T17:23:00Z" w16du:dateUtc="2025-09-13T09:23:00Z">
              <w:r w:rsidR="000519FC">
                <w:rPr>
                  <w:rFonts w:ascii="楷体" w:eastAsia="楷体" w:hAnsi="楷体" w:hint="eastAsia"/>
                  <w:szCs w:val="21"/>
                </w:rPr>
                <w:t>前序节点链L</w:t>
              </w:r>
            </w:ins>
            <w:ins w:id="721" w:author="T179966" w:date="2025-09-13T17:14:00Z" w16du:dateUtc="2025-09-13T09:14:00Z">
              <w:r>
                <w:rPr>
                  <w:rFonts w:ascii="楷体" w:eastAsia="楷体" w:hAnsi="楷体"/>
                  <w:szCs w:val="21"/>
                </w:rPr>
                <w:t>,</w:t>
              </w:r>
            </w:ins>
            <w:ins w:id="722" w:author="T179966" w:date="2025-09-13T19:28:00Z" w16du:dateUtc="2025-09-13T11:28:00Z">
              <w:r w:rsidR="008B0362">
                <w:rPr>
                  <w:rFonts w:ascii="楷体" w:eastAsia="楷体" w:hAnsi="楷体" w:hint="eastAsia"/>
                  <w:szCs w:val="21"/>
                </w:rPr>
                <w:t>评论</w:t>
              </w:r>
            </w:ins>
            <w:ins w:id="723" w:author="T179966" w:date="2025-09-13T17:14:00Z" w16du:dateUtc="2025-09-13T09:14:00Z">
              <w:r>
                <w:rPr>
                  <w:rFonts w:ascii="楷体" w:eastAsia="楷体" w:hAnsi="楷体"/>
                  <w:szCs w:val="21"/>
                </w:rPr>
                <w:t>边</w:t>
              </w:r>
            </w:ins>
            <m:oMath>
              <m:sSub>
                <m:sSubPr>
                  <m:ctrlPr>
                    <w:ins w:id="724" w:author="T179966" w:date="2025-09-13T17:27:00Z" w16du:dateUtc="2025-09-13T09:27:00Z">
                      <w:rPr>
                        <w:rFonts w:ascii="Cambria Math" w:eastAsia="楷体" w:hAnsi="Cambria Math"/>
                        <w:i/>
                        <w:szCs w:val="21"/>
                      </w:rPr>
                    </w:ins>
                  </m:ctrlPr>
                </m:sSubPr>
                <m:e>
                  <m:r>
                    <w:ins w:id="725" w:author="T179966" w:date="2025-09-13T17:27:00Z" w16du:dateUtc="2025-09-13T09:27:00Z">
                      <w:rPr>
                        <w:rFonts w:ascii="Cambria Math" w:eastAsia="楷体" w:hAnsi="Cambria Math"/>
                        <w:szCs w:val="21"/>
                      </w:rPr>
                      <m:t>V</m:t>
                    </w:ins>
                  </m:r>
                </m:e>
                <m:sub>
                  <m:r>
                    <w:ins w:id="726" w:author="T179966" w:date="2025-09-13T17:27:00Z" w16du:dateUtc="2025-09-13T09:27:00Z">
                      <w:rPr>
                        <w:rFonts w:ascii="Cambria Math" w:eastAsia="楷体" w:hAnsi="Cambria Math"/>
                        <w:szCs w:val="21"/>
                      </w:rPr>
                      <m:t>F</m:t>
                    </w:ins>
                  </m:r>
                </m:sub>
              </m:sSub>
            </m:oMath>
            <w:ins w:id="727" w:author="T179966" w:date="2025-09-13T17:14:00Z" w16du:dateUtc="2025-09-13T09:14:00Z">
              <w:r>
                <w:rPr>
                  <w:rFonts w:ascii="楷体" w:eastAsia="楷体" w:hAnsi="楷体"/>
                  <w:szCs w:val="21"/>
                </w:rPr>
                <w:t>，意图边</w:t>
              </w:r>
            </w:ins>
            <m:oMath>
              <m:sSub>
                <m:sSubPr>
                  <m:ctrlPr>
                    <w:ins w:id="728" w:author="T179966" w:date="2025-09-13T17:27:00Z" w16du:dateUtc="2025-09-13T09:27:00Z">
                      <w:rPr>
                        <w:rFonts w:ascii="Cambria Math" w:eastAsia="楷体" w:hAnsi="Cambria Math"/>
                        <w:i/>
                        <w:szCs w:val="21"/>
                      </w:rPr>
                    </w:ins>
                  </m:ctrlPr>
                </m:sSubPr>
                <m:e>
                  <m:r>
                    <w:ins w:id="729" w:author="T179966" w:date="2025-09-13T17:27:00Z" w16du:dateUtc="2025-09-13T09:27:00Z">
                      <w:rPr>
                        <w:rFonts w:ascii="Cambria Math" w:eastAsia="楷体" w:hAnsi="Cambria Math"/>
                        <w:szCs w:val="21"/>
                      </w:rPr>
                      <m:t>V</m:t>
                    </w:ins>
                  </m:r>
                </m:e>
                <m:sub>
                  <m:r>
                    <w:ins w:id="730" w:author="T179966" w:date="2025-09-13T17:27:00Z" w16du:dateUtc="2025-09-13T09:27:00Z">
                      <w:rPr>
                        <w:rFonts w:ascii="Cambria Math" w:eastAsia="楷体" w:hAnsi="Cambria Math"/>
                        <w:szCs w:val="21"/>
                      </w:rPr>
                      <m:t>I</m:t>
                    </w:ins>
                  </m:r>
                </m:sub>
              </m:sSub>
            </m:oMath>
            <w:ins w:id="731" w:author="T179966" w:date="2025-09-13T17:14:00Z" w16du:dateUtc="2025-09-13T09:14:00Z">
              <w:r>
                <w:rPr>
                  <w:rFonts w:ascii="楷体" w:eastAsia="楷体" w:hAnsi="楷体"/>
                  <w:szCs w:val="21"/>
                </w:rPr>
                <w:t>，相似边</w:t>
              </w:r>
            </w:ins>
            <m:oMath>
              <m:sSub>
                <m:sSubPr>
                  <m:ctrlPr>
                    <w:ins w:id="732" w:author="T179966" w:date="2025-09-13T17:27:00Z" w16du:dateUtc="2025-09-13T09:27:00Z">
                      <w:rPr>
                        <w:rFonts w:ascii="Cambria Math" w:eastAsia="楷体" w:hAnsi="Cambria Math"/>
                        <w:i/>
                        <w:szCs w:val="21"/>
                      </w:rPr>
                    </w:ins>
                  </m:ctrlPr>
                </m:sSubPr>
                <m:e>
                  <m:r>
                    <w:ins w:id="733" w:author="T179966" w:date="2025-09-13T17:27:00Z" w16du:dateUtc="2025-09-13T09:27:00Z">
                      <w:rPr>
                        <w:rFonts w:ascii="Cambria Math" w:eastAsia="楷体" w:hAnsi="Cambria Math"/>
                        <w:szCs w:val="21"/>
                      </w:rPr>
                      <m:t>V</m:t>
                    </w:ins>
                  </m:r>
                </m:e>
                <m:sub>
                  <m:r>
                    <w:ins w:id="734" w:author="T179966" w:date="2025-09-13T17:27:00Z" w16du:dateUtc="2025-09-13T09:27:00Z">
                      <w:rPr>
                        <w:rFonts w:ascii="Cambria Math" w:eastAsia="楷体" w:hAnsi="Cambria Math"/>
                        <w:szCs w:val="21"/>
                      </w:rPr>
                      <m:t>s</m:t>
                    </w:ins>
                  </m:r>
                </m:sub>
              </m:sSub>
            </m:oMath>
            <w:ins w:id="735" w:author="T179966" w:date="2025-09-13T17:14:00Z" w16du:dateUtc="2025-09-13T09:14:00Z">
              <w:r>
                <w:rPr>
                  <w:rFonts w:ascii="楷体" w:eastAsia="楷体" w:hAnsi="楷体" w:hint="eastAsia"/>
                  <w:szCs w:val="21"/>
                </w:rPr>
                <w:t>，点赞边</w:t>
              </w:r>
            </w:ins>
            <m:oMath>
              <m:sSub>
                <m:sSubPr>
                  <m:ctrlPr>
                    <w:ins w:id="736" w:author="T179966" w:date="2025-09-13T17:27:00Z" w16du:dateUtc="2025-09-13T09:27:00Z">
                      <w:rPr>
                        <w:rFonts w:ascii="Cambria Math" w:eastAsia="楷体" w:hAnsi="楷体"/>
                        <w:i/>
                        <w:szCs w:val="21"/>
                      </w:rPr>
                    </w:ins>
                  </m:ctrlPr>
                </m:sSubPr>
                <m:e>
                  <m:r>
                    <w:ins w:id="737" w:author="T179966" w:date="2025-09-13T17:27:00Z" w16du:dateUtc="2025-09-13T09:27:00Z">
                      <w:rPr>
                        <w:rFonts w:ascii="Cambria Math" w:eastAsia="楷体" w:hAnsi="楷体"/>
                        <w:szCs w:val="21"/>
                      </w:rPr>
                      <m:t>V</m:t>
                    </w:ins>
                  </m:r>
                </m:e>
                <m:sub>
                  <m:r>
                    <w:ins w:id="738" w:author="T179966" w:date="2025-09-13T17:27:00Z" w16du:dateUtc="2025-09-13T09:27:00Z">
                      <w:rPr>
                        <w:rFonts w:ascii="Cambria Math" w:eastAsia="楷体" w:hAnsi="楷体"/>
                        <w:szCs w:val="21"/>
                      </w:rPr>
                      <m:t>a</m:t>
                    </w:ins>
                  </m:r>
                </m:sub>
              </m:sSub>
            </m:oMath>
          </w:p>
          <w:p w14:paraId="1EAED88D" w14:textId="48EB0B8F" w:rsidR="00F03C77" w:rsidRDefault="00F03C77" w:rsidP="000519FC">
            <w:pPr>
              <w:spacing w:line="300" w:lineRule="auto"/>
              <w:rPr>
                <w:ins w:id="739" w:author="T179966" w:date="2025-09-13T17:14:00Z" w16du:dateUtc="2025-09-13T09:14:00Z"/>
                <w:rFonts w:ascii="楷体" w:eastAsia="楷体" w:hAnsi="楷体" w:hint="eastAsia"/>
                <w:szCs w:val="21"/>
              </w:rPr>
            </w:pPr>
            <w:ins w:id="740" w:author="T179966" w:date="2025-09-13T17:14:00Z" w16du:dateUtc="2025-09-13T09:14:00Z">
              <w:r>
                <w:rPr>
                  <w:rFonts w:ascii="楷体" w:eastAsia="楷体" w:hAnsi="楷体"/>
                  <w:szCs w:val="21"/>
                </w:rPr>
                <w:t>输出：</w:t>
              </w:r>
            </w:ins>
            <w:ins w:id="741" w:author="T179966" w:date="2025-09-13T19:39:00Z" w16du:dateUtc="2025-09-13T11:39:00Z">
              <w:r w:rsidR="00672B97">
                <w:rPr>
                  <w:rFonts w:ascii="楷体" w:eastAsia="楷体" w:hAnsi="楷体" w:hint="eastAsia"/>
                  <w:szCs w:val="21"/>
                </w:rPr>
                <w:t>意图</w:t>
              </w:r>
            </w:ins>
            <w:ins w:id="742" w:author="T179966" w:date="2025-09-13T17:14:00Z" w16du:dateUtc="2025-09-13T09:14:00Z">
              <w:r>
                <w:rPr>
                  <w:rFonts w:ascii="楷体" w:eastAsia="楷体" w:hAnsi="楷体"/>
                  <w:szCs w:val="21"/>
                </w:rPr>
                <w:t>评论网络</w:t>
              </w:r>
            </w:ins>
            <w:ins w:id="743" w:author="T179966" w:date="2025-09-13T19:39:00Z" w16du:dateUtc="2025-09-13T11:39:00Z">
              <w:r w:rsidR="00672B97">
                <w:rPr>
                  <w:rFonts w:ascii="楷体" w:eastAsia="楷体" w:hAnsi="楷体" w:hint="eastAsia"/>
                  <w:szCs w:val="21"/>
                </w:rPr>
                <w:t>I</w:t>
              </w:r>
            </w:ins>
            <w:ins w:id="744" w:author="T179966" w:date="2025-09-13T17:14:00Z" w16du:dateUtc="2025-09-13T09:14:00Z">
              <w:r>
                <w:rPr>
                  <w:rFonts w:ascii="楷体" w:eastAsia="楷体" w:hAnsi="楷体" w:hint="eastAsia"/>
                  <w:szCs w:val="21"/>
                </w:rPr>
                <w:t>HG</w:t>
              </w:r>
            </w:ins>
          </w:p>
          <w:p w14:paraId="34B65CBC" w14:textId="77777777" w:rsidR="00F03C77" w:rsidRDefault="00F03C77" w:rsidP="00971B20">
            <w:pPr>
              <w:spacing w:line="300" w:lineRule="auto"/>
              <w:rPr>
                <w:ins w:id="745" w:author="T179966" w:date="2025-09-13T17:14:00Z" w16du:dateUtc="2025-09-13T09:14:00Z"/>
                <w:rFonts w:ascii="楷体" w:eastAsia="楷体" w:hAnsi="楷体" w:hint="eastAsia"/>
                <w:szCs w:val="21"/>
              </w:rPr>
            </w:pPr>
            <w:ins w:id="746" w:author="T179966" w:date="2025-09-13T17:14:00Z" w16du:dateUtc="2025-09-13T09:14:00Z">
              <w:r>
                <w:rPr>
                  <w:rFonts w:ascii="楷体" w:eastAsia="楷体" w:hAnsi="楷体" w:hint="eastAsia"/>
                  <w:szCs w:val="21"/>
                </w:rPr>
                <w:t>V = [N]</w:t>
              </w:r>
            </w:ins>
          </w:p>
          <w:p w14:paraId="53106506" w14:textId="77777777" w:rsidR="00F03C77" w:rsidRDefault="00F03C77" w:rsidP="00971B20">
            <w:pPr>
              <w:spacing w:line="300" w:lineRule="auto"/>
              <w:rPr>
                <w:ins w:id="747" w:author="T179966" w:date="2025-09-13T17:14:00Z" w16du:dateUtc="2025-09-13T09:14:00Z"/>
                <w:rFonts w:ascii="楷体" w:eastAsia="楷体" w:hAnsi="楷体" w:hint="eastAsia"/>
                <w:szCs w:val="21"/>
              </w:rPr>
            </w:pPr>
            <w:ins w:id="748" w:author="T179966" w:date="2025-09-13T17:14:00Z" w16du:dateUtc="2025-09-13T09:14:00Z">
              <w:r>
                <w:rPr>
                  <w:rFonts w:ascii="楷体" w:eastAsia="楷体" w:hAnsi="楷体" w:hint="eastAsia"/>
                  <w:szCs w:val="21"/>
                </w:rPr>
                <w:t>E = []</w:t>
              </w:r>
            </w:ins>
          </w:p>
          <w:p w14:paraId="37007105" w14:textId="5715D08E" w:rsidR="00F03C77" w:rsidRDefault="000519FC" w:rsidP="00971B20">
            <w:pPr>
              <w:spacing w:line="300" w:lineRule="auto"/>
              <w:rPr>
                <w:ins w:id="749" w:author="T179966" w:date="2025-09-13T19:21:00Z" w16du:dateUtc="2025-09-13T11:21:00Z"/>
                <w:rFonts w:ascii="楷体" w:eastAsia="楷体" w:hAnsi="楷体" w:hint="eastAsia"/>
                <w:szCs w:val="21"/>
              </w:rPr>
            </w:pPr>
            <w:ins w:id="750" w:author="T179966" w:date="2025-09-13T17:24:00Z" w16du:dateUtc="2025-09-13T09:24:00Z">
              <w:r>
                <w:rPr>
                  <w:rFonts w:ascii="楷体" w:eastAsia="楷体" w:hAnsi="楷体" w:hint="eastAsia"/>
                  <w:szCs w:val="21"/>
                </w:rPr>
                <w:t>L</w:t>
              </w:r>
            </w:ins>
            <w:ins w:id="751" w:author="T179966" w:date="2025-09-13T17:14:00Z" w16du:dateUtc="2025-09-13T09:14:00Z">
              <w:r w:rsidR="00F03C77">
                <w:rPr>
                  <w:rFonts w:ascii="楷体" w:eastAsia="楷体" w:hAnsi="楷体" w:hint="eastAsia"/>
                  <w:szCs w:val="21"/>
                </w:rPr>
                <w:t xml:space="preserve"> = [N</w:t>
              </w:r>
              <w:r w:rsidR="00F03C77">
                <w:rPr>
                  <w:rFonts w:ascii="楷体" w:eastAsia="楷体" w:hAnsi="楷体"/>
                  <w:szCs w:val="21"/>
                </w:rPr>
                <w:t>]</w:t>
              </w:r>
            </w:ins>
          </w:p>
          <w:p w14:paraId="4D9A1777" w14:textId="315FB2C5" w:rsidR="008E3BB8" w:rsidRDefault="008E3BB8" w:rsidP="00971B20">
            <w:pPr>
              <w:spacing w:line="300" w:lineRule="auto"/>
              <w:rPr>
                <w:ins w:id="752" w:author="T179966" w:date="2025-09-13T19:21:00Z" w16du:dateUtc="2025-09-13T11:21:00Z"/>
                <w:rFonts w:ascii="楷体" w:eastAsia="楷体" w:hAnsi="楷体" w:hint="eastAsia"/>
                <w:szCs w:val="21"/>
              </w:rPr>
            </w:pPr>
            <w:ins w:id="753" w:author="T179966" w:date="2025-09-13T19:21:00Z" w16du:dateUtc="2025-09-13T11:21:00Z">
              <w:r>
                <w:rPr>
                  <w:rFonts w:ascii="楷体" w:eastAsia="楷体" w:hAnsi="楷体" w:hint="eastAsia"/>
                  <w:szCs w:val="21"/>
                </w:rPr>
                <w:t>H</w:t>
              </w:r>
              <w:r w:rsidR="008B0362">
                <w:rPr>
                  <w:rFonts w:ascii="楷体" w:eastAsia="楷体" w:hAnsi="楷体" w:hint="eastAsia"/>
                  <w:szCs w:val="21"/>
                </w:rPr>
                <w:t>表示</w:t>
              </w:r>
              <w:r>
                <w:rPr>
                  <w:rFonts w:ascii="楷体" w:eastAsia="楷体" w:hAnsi="楷体" w:hint="eastAsia"/>
                  <w:szCs w:val="21"/>
                </w:rPr>
                <w:t>节点高度</w:t>
              </w:r>
            </w:ins>
          </w:p>
          <w:p w14:paraId="4EC9B4AE" w14:textId="00C07954" w:rsidR="008E3BB8" w:rsidRDefault="008E3BB8" w:rsidP="00971B20">
            <w:pPr>
              <w:spacing w:line="300" w:lineRule="auto"/>
              <w:rPr>
                <w:ins w:id="754" w:author="T179966" w:date="2025-09-13T17:14:00Z" w16du:dateUtc="2025-09-13T09:14:00Z"/>
                <w:rFonts w:ascii="楷体" w:eastAsia="楷体" w:hAnsi="楷体" w:hint="eastAsia"/>
                <w:szCs w:val="21"/>
              </w:rPr>
            </w:pPr>
            <w:ins w:id="755" w:author="T179966" w:date="2025-09-13T19:21:00Z" w16du:dateUtc="2025-09-13T11:21:00Z">
              <w:r>
                <w:rPr>
                  <w:rFonts w:ascii="楷体" w:eastAsia="楷体" w:hAnsi="楷体" w:hint="eastAsia"/>
                  <w:szCs w:val="21"/>
                </w:rPr>
                <w:t>W</w:t>
              </w:r>
              <w:r w:rsidR="008B0362">
                <w:rPr>
                  <w:rFonts w:ascii="楷体" w:eastAsia="楷体" w:hAnsi="楷体" w:hint="eastAsia"/>
                  <w:szCs w:val="21"/>
                </w:rPr>
                <w:t>表示</w:t>
              </w:r>
              <w:r>
                <w:rPr>
                  <w:rFonts w:ascii="楷体" w:eastAsia="楷体" w:hAnsi="楷体" w:hint="eastAsia"/>
                  <w:szCs w:val="21"/>
                </w:rPr>
                <w:t>节点宽度</w:t>
              </w:r>
            </w:ins>
          </w:p>
          <w:p w14:paraId="249A58B3" w14:textId="6298B1C6" w:rsidR="00F03C77" w:rsidRPr="0033548A" w:rsidRDefault="00F03C77" w:rsidP="00971B20">
            <w:pPr>
              <w:spacing w:line="300" w:lineRule="auto"/>
              <w:rPr>
                <w:ins w:id="756" w:author="T179966" w:date="2025-09-13T17:14:00Z" w16du:dateUtc="2025-09-13T09:14:00Z"/>
                <w:rFonts w:ascii="楷体" w:eastAsia="楷体" w:hAnsi="楷体" w:hint="eastAsia"/>
                <w:szCs w:val="21"/>
              </w:rPr>
            </w:pPr>
            <w:ins w:id="757" w:author="T179966" w:date="2025-09-13T17:14:00Z" w16du:dateUtc="2025-09-13T09:14:00Z">
              <w:r w:rsidRPr="0033548A">
                <w:rPr>
                  <w:rFonts w:ascii="楷体" w:eastAsia="楷体" w:hAnsi="楷体"/>
                  <w:szCs w:val="21"/>
                </w:rPr>
                <w:t>1: for i=1,...,</w:t>
              </w:r>
            </w:ins>
            <w:ins w:id="758" w:author="T179966" w:date="2025-09-13T17:18:00Z" w16du:dateUtc="2025-09-13T09:18:00Z">
              <w:r w:rsidR="000519FC">
                <w:rPr>
                  <w:rFonts w:ascii="楷体" w:eastAsia="楷体" w:hAnsi="楷体" w:hint="eastAsia"/>
                  <w:szCs w:val="21"/>
                </w:rPr>
                <w:t>n</w:t>
              </w:r>
            </w:ins>
            <w:ins w:id="759" w:author="T179966" w:date="2025-09-13T17:14:00Z" w16du:dateUtc="2025-09-13T09:14:00Z">
              <w:r w:rsidRPr="0033548A">
                <w:rPr>
                  <w:rFonts w:ascii="楷体" w:eastAsia="楷体" w:hAnsi="楷体"/>
                  <w:szCs w:val="21"/>
                </w:rPr>
                <w:t xml:space="preserve"> do</w:t>
              </w:r>
            </w:ins>
          </w:p>
          <w:p w14:paraId="504996C7" w14:textId="77777777" w:rsidR="00F03C77" w:rsidRPr="0033548A" w:rsidRDefault="00F03C77" w:rsidP="00971B20">
            <w:pPr>
              <w:spacing w:line="300" w:lineRule="auto"/>
              <w:rPr>
                <w:ins w:id="760" w:author="T179966" w:date="2025-09-13T17:14:00Z" w16du:dateUtc="2025-09-13T09:14:00Z"/>
                <w:rFonts w:ascii="楷体" w:eastAsia="楷体" w:hAnsi="楷体" w:hint="eastAsia"/>
                <w:szCs w:val="21"/>
              </w:rPr>
            </w:pPr>
            <w:ins w:id="761" w:author="T179966" w:date="2025-09-13T17:14:00Z" w16du:dateUtc="2025-09-13T09:14:00Z">
              <w:r w:rsidRPr="0033548A">
                <w:rPr>
                  <w:rFonts w:ascii="楷体" w:eastAsia="楷体" w:hAnsi="楷体"/>
                  <w:szCs w:val="21"/>
                </w:rPr>
                <w:t xml:space="preserve">2:     </w:t>
              </w:r>
            </w:ins>
            <m:oMath>
              <m:r>
                <w:ins w:id="762" w:author="T179966" w:date="2025-09-13T17:14:00Z" w16du:dateUtc="2025-09-13T09:14:00Z">
                  <w:rPr>
                    <w:rFonts w:ascii="Cambria Math" w:eastAsia="楷体" w:hAnsi="Cambria Math"/>
                    <w:szCs w:val="21"/>
                  </w:rPr>
                  <m:t>Reader←P</m:t>
                </w:ins>
              </m:r>
            </m:oMath>
          </w:p>
          <w:p w14:paraId="4A6B1092" w14:textId="4A14DB1A" w:rsidR="00F03C77" w:rsidRPr="0033548A" w:rsidRDefault="002E17AC" w:rsidP="00971B20">
            <w:pPr>
              <w:spacing w:line="300" w:lineRule="auto"/>
              <w:rPr>
                <w:ins w:id="763" w:author="T179966" w:date="2025-09-13T17:14:00Z" w16du:dateUtc="2025-09-13T09:14:00Z"/>
                <w:rFonts w:ascii="楷体" w:eastAsia="楷体" w:hAnsi="楷体" w:hint="eastAsia"/>
                <w:szCs w:val="21"/>
              </w:rPr>
            </w:pPr>
            <w:ins w:id="764" w:author="T179966" w:date="2025-09-13T19:49:00Z" w16du:dateUtc="2025-09-13T11:49:00Z">
              <w:r>
                <w:rPr>
                  <w:rFonts w:ascii="楷体" w:eastAsia="楷体" w:hAnsi="楷体" w:hint="eastAsia"/>
                  <w:szCs w:val="21"/>
                </w:rPr>
                <w:t>3</w:t>
              </w:r>
            </w:ins>
            <w:ins w:id="765" w:author="T179966" w:date="2025-09-13T17:14:00Z" w16du:dateUtc="2025-09-13T09:14:00Z">
              <w:r w:rsidR="00F03C77" w:rsidRPr="0033548A">
                <w:rPr>
                  <w:rFonts w:ascii="楷体" w:eastAsia="楷体" w:hAnsi="楷体"/>
                  <w:szCs w:val="21"/>
                </w:rPr>
                <w:t>:     if</w:t>
              </w:r>
            </w:ins>
            <m:oMath>
              <m:r>
                <w:ins w:id="766" w:author="T179966" w:date="2025-09-13T17:14:00Z" w16du:dateUtc="2025-09-13T09:14:00Z">
                  <w:rPr>
                    <w:rFonts w:ascii="Cambria Math" w:eastAsia="楷体" w:hAnsi="Cambria Math"/>
                    <w:szCs w:val="21"/>
                  </w:rPr>
                  <m:t>P~U(0,1)</m:t>
                </w:ins>
              </m:r>
            </m:oMath>
            <w:ins w:id="767" w:author="T179966" w:date="2025-09-13T17:14:00Z" w16du:dateUtc="2025-09-13T09:14:00Z">
              <w:r w:rsidR="00F03C77" w:rsidRPr="0033548A">
                <w:rPr>
                  <w:rFonts w:ascii="楷体" w:eastAsia="楷体" w:hAnsi="楷体"/>
                  <w:szCs w:val="21"/>
                </w:rPr>
                <w:t>&lt;=α</w:t>
              </w:r>
            </w:ins>
          </w:p>
          <w:p w14:paraId="239E65F7" w14:textId="06B56C03" w:rsidR="00D5149D" w:rsidRDefault="002E17AC" w:rsidP="00D5149D">
            <w:pPr>
              <w:spacing w:line="300" w:lineRule="auto"/>
              <w:rPr>
                <w:ins w:id="768" w:author="T179966" w:date="2025-09-13T18:49:00Z" w16du:dateUtc="2025-09-13T10:49:00Z"/>
                <w:rFonts w:ascii="楷体" w:eastAsia="楷体" w:hAnsi="楷体" w:hint="eastAsia"/>
                <w:szCs w:val="21"/>
              </w:rPr>
            </w:pPr>
            <w:ins w:id="769" w:author="T179966" w:date="2025-09-13T19:49:00Z" w16du:dateUtc="2025-09-13T11:49:00Z">
              <w:r>
                <w:rPr>
                  <w:rFonts w:ascii="楷体" w:eastAsia="楷体" w:hAnsi="楷体" w:hint="eastAsia"/>
                  <w:szCs w:val="21"/>
                </w:rPr>
                <w:t>4</w:t>
              </w:r>
            </w:ins>
            <w:ins w:id="770" w:author="T179966" w:date="2025-09-13T17:14:00Z" w16du:dateUtc="2025-09-13T09:14:00Z">
              <w:r w:rsidR="00F03C77" w:rsidRPr="0033548A">
                <w:rPr>
                  <w:rFonts w:ascii="楷体" w:eastAsia="楷体" w:hAnsi="楷体"/>
                  <w:szCs w:val="21"/>
                </w:rPr>
                <w:t xml:space="preserve">:         </w:t>
              </w:r>
            </w:ins>
            <m:oMath>
              <m:r>
                <w:ins w:id="771" w:author="T179966" w:date="2025-09-13T18:49:00Z" w16du:dateUtc="2025-09-13T10:49:00Z">
                  <m:rPr>
                    <m:nor/>
                  </m:rPr>
                  <w:rPr>
                    <w:rFonts w:ascii="Cambria Math" w:eastAsia="楷体" w:hAnsi="楷体"/>
                    <w:szCs w:val="21"/>
                  </w:rPr>
                  <m:t>text</m:t>
                </w:ins>
              </m:r>
              <m:r>
                <w:ins w:id="772" w:author="T179966" w:date="2025-09-13T18:49:00Z" w16du:dateUtc="2025-09-13T10:49:00Z">
                  <m:rPr>
                    <m:sty m:val="p"/>
                  </m:rPr>
                  <w:rPr>
                    <w:rFonts w:ascii="Cambria Math" w:eastAsia="楷体" w:hAnsi="楷体"/>
                    <w:szCs w:val="21"/>
                  </w:rPr>
                  <m:t>=</m:t>
                </w:ins>
              </m:r>
              <m:r>
                <w:ins w:id="773" w:author="T179966" w:date="2025-09-13T18:49:00Z" w16du:dateUtc="2025-09-13T10:49:00Z">
                  <m:rPr>
                    <m:nor/>
                  </m:rPr>
                  <w:rPr>
                    <w:rFonts w:ascii="Cambria Math" w:eastAsia="楷体" w:hAnsi="楷体"/>
                    <w:szCs w:val="21"/>
                  </w:rPr>
                  <m:t>SimulateUserReadingResponse</m:t>
                </w:ins>
              </m:r>
              <m:r>
                <w:ins w:id="774" w:author="T179966" w:date="2025-09-13T18:49:00Z" w16du:dateUtc="2025-09-13T10:49:00Z">
                  <m:rPr>
                    <m:sty m:val="p"/>
                  </m:rPr>
                  <w:rPr>
                    <w:rFonts w:ascii="Cambria Math" w:eastAsia="楷体" w:hAnsi="楷体"/>
                    <w:szCs w:val="21"/>
                  </w:rPr>
                  <m:t>(</m:t>
                </w:ins>
              </m:r>
              <m:r>
                <w:ins w:id="775" w:author="T179966" w:date="2025-09-13T18:49:00Z" w16du:dateUtc="2025-09-13T10:49:00Z">
                  <m:rPr>
                    <m:nor/>
                  </m:rPr>
                  <w:rPr>
                    <w:rFonts w:ascii="Cambria Math" w:eastAsia="楷体" w:hAnsi="楷体"/>
                    <w:szCs w:val="21"/>
                  </w:rPr>
                  <m:t>Qwen,N,</m:t>
                </w:ins>
              </m:r>
              <m:sSub>
                <m:sSubPr>
                  <m:ctrlPr>
                    <w:ins w:id="776" w:author="T179966" w:date="2025-09-13T18:49:00Z" w16du:dateUtc="2025-09-13T10:49:00Z">
                      <w:rPr>
                        <w:rFonts w:ascii="Cambria Math" w:eastAsia="楷体" w:hAnsi="楷体"/>
                        <w:szCs w:val="21"/>
                      </w:rPr>
                    </w:ins>
                  </m:ctrlPr>
                </m:sSubPr>
                <m:e>
                  <m:r>
                    <w:ins w:id="777" w:author="T179966" w:date="2025-09-13T18:49:00Z" w16du:dateUtc="2025-09-13T10:49:00Z">
                      <m:rPr>
                        <m:nor/>
                      </m:rPr>
                      <w:rPr>
                        <w:rFonts w:ascii="Cambria Math" w:eastAsia="楷体" w:hAnsi="楷体"/>
                        <w:szCs w:val="21"/>
                      </w:rPr>
                      <m:t>P</m:t>
                    </w:ins>
                  </m:r>
                </m:e>
                <m:sub>
                  <m:r>
                    <w:ins w:id="778" w:author="T179966" w:date="2025-09-13T18:49:00Z" w16du:dateUtc="2025-09-13T10:49:00Z">
                      <w:rPr>
                        <w:rFonts w:ascii="Cambria Math" w:eastAsia="楷体" w:hAnsi="楷体"/>
                        <w:szCs w:val="21"/>
                      </w:rPr>
                      <m:t>i</m:t>
                    </w:ins>
                  </m:r>
                  <m:ctrlPr>
                    <w:ins w:id="779" w:author="T179966" w:date="2025-09-13T18:49:00Z" w16du:dateUtc="2025-09-13T10:49:00Z">
                      <w:rPr>
                        <w:rFonts w:ascii="Cambria Math" w:eastAsia="楷体" w:hAnsi="楷体"/>
                        <w:i/>
                        <w:szCs w:val="21"/>
                      </w:rPr>
                    </w:ins>
                  </m:ctrlPr>
                </m:sub>
              </m:sSub>
              <m:r>
                <w:ins w:id="780" w:author="T179966" w:date="2025-09-13T18:49:00Z" w16du:dateUtc="2025-09-13T10:49:00Z">
                  <w:rPr>
                    <w:rFonts w:ascii="Cambria Math" w:eastAsia="楷体" w:hAnsi="楷体"/>
                    <w:szCs w:val="21"/>
                  </w:rPr>
                  <m:t>)</m:t>
                </w:ins>
              </m:r>
            </m:oMath>
          </w:p>
          <w:p w14:paraId="08677C1F" w14:textId="0568799B" w:rsidR="00F03C77" w:rsidRPr="0033548A" w:rsidRDefault="002E17AC" w:rsidP="00971B20">
            <w:pPr>
              <w:spacing w:line="300" w:lineRule="auto"/>
              <w:rPr>
                <w:ins w:id="781" w:author="T179966" w:date="2025-09-13T17:14:00Z" w16du:dateUtc="2025-09-13T09:14:00Z"/>
                <w:rFonts w:ascii="楷体" w:eastAsia="楷体" w:hAnsi="楷体" w:hint="eastAsia"/>
                <w:szCs w:val="21"/>
              </w:rPr>
            </w:pPr>
            <w:ins w:id="782" w:author="T179966" w:date="2025-09-13T19:50:00Z" w16du:dateUtc="2025-09-13T11:50:00Z">
              <w:r>
                <w:rPr>
                  <w:rFonts w:ascii="楷体" w:eastAsia="楷体" w:hAnsi="楷体" w:hint="eastAsia"/>
                  <w:szCs w:val="21"/>
                </w:rPr>
                <w:t xml:space="preserve">5:         </w:t>
              </w:r>
            </w:ins>
            <w:ins w:id="783" w:author="T179966" w:date="2025-09-13T18:49:00Z" w16du:dateUtc="2025-09-13T10:49:00Z">
              <w:r w:rsidR="00D5149D">
                <w:rPr>
                  <w:rFonts w:ascii="楷体" w:eastAsia="楷体" w:hAnsi="楷体" w:hint="eastAsia"/>
                  <w:szCs w:val="21"/>
                </w:rPr>
                <w:t>r.text=text</w:t>
              </w:r>
            </w:ins>
          </w:p>
          <w:p w14:paraId="051164E4" w14:textId="7F3CE0A6" w:rsidR="00F03C77" w:rsidRPr="0033548A" w:rsidRDefault="002E17AC" w:rsidP="00971B20">
            <w:pPr>
              <w:spacing w:line="300" w:lineRule="auto"/>
              <w:rPr>
                <w:ins w:id="784" w:author="T179966" w:date="2025-09-13T17:14:00Z" w16du:dateUtc="2025-09-13T09:14:00Z"/>
                <w:rFonts w:ascii="楷体" w:eastAsia="楷体" w:hAnsi="楷体" w:hint="eastAsia"/>
                <w:szCs w:val="21"/>
              </w:rPr>
            </w:pPr>
            <w:ins w:id="785" w:author="T179966" w:date="2025-09-13T19:50:00Z" w16du:dateUtc="2025-09-13T11:50:00Z">
              <w:r>
                <w:rPr>
                  <w:rFonts w:ascii="楷体" w:eastAsia="楷体" w:hAnsi="楷体" w:hint="eastAsia"/>
                  <w:szCs w:val="21"/>
                </w:rPr>
                <w:t>6</w:t>
              </w:r>
            </w:ins>
            <w:ins w:id="786" w:author="T179966" w:date="2025-09-13T17:14:00Z" w16du:dateUtc="2025-09-13T09:14:00Z">
              <w:r w:rsidR="00F03C77" w:rsidRPr="0033548A">
                <w:rPr>
                  <w:rFonts w:ascii="楷体" w:eastAsia="楷体" w:hAnsi="楷体"/>
                  <w:szCs w:val="21"/>
                </w:rPr>
                <w:t>:         f=N</w:t>
              </w:r>
            </w:ins>
          </w:p>
          <w:p w14:paraId="07583814" w14:textId="0526D0A2" w:rsidR="00F03C77" w:rsidRDefault="002E17AC" w:rsidP="00971B20">
            <w:pPr>
              <w:spacing w:line="300" w:lineRule="auto"/>
              <w:rPr>
                <w:ins w:id="787" w:author="T179966" w:date="2025-09-13T19:22:00Z" w16du:dateUtc="2025-09-13T11:22:00Z"/>
                <w:rFonts w:ascii="楷体" w:eastAsia="楷体" w:hAnsi="楷体" w:hint="eastAsia"/>
                <w:szCs w:val="21"/>
              </w:rPr>
            </w:pPr>
            <w:ins w:id="788" w:author="T179966" w:date="2025-09-13T19:50:00Z" w16du:dateUtc="2025-09-13T11:50:00Z">
              <w:r>
                <w:rPr>
                  <w:rFonts w:ascii="楷体" w:eastAsia="楷体" w:hAnsi="楷体" w:hint="eastAsia"/>
                  <w:szCs w:val="21"/>
                </w:rPr>
                <w:t>7</w:t>
              </w:r>
            </w:ins>
            <w:ins w:id="789" w:author="T179966" w:date="2025-09-13T17:14:00Z" w16du:dateUtc="2025-09-13T09:14:00Z">
              <w:r w:rsidR="00F03C77" w:rsidRPr="0033548A">
                <w:rPr>
                  <w:rFonts w:ascii="楷体" w:eastAsia="楷体" w:hAnsi="楷体"/>
                  <w:szCs w:val="21"/>
                </w:rPr>
                <w:t>:     else</w:t>
              </w:r>
            </w:ins>
          </w:p>
          <w:p w14:paraId="12E34CC4" w14:textId="55D025B8" w:rsidR="008B0362" w:rsidRPr="002E17AC" w:rsidRDefault="002E17AC">
            <w:pPr>
              <w:spacing w:line="300" w:lineRule="auto"/>
              <w:jc w:val="left"/>
              <w:rPr>
                <w:ins w:id="790" w:author="T179966" w:date="2025-09-13T17:14:00Z" w16du:dateUtc="2025-09-13T09:14:00Z"/>
                <w:rFonts w:ascii="楷体" w:eastAsia="楷体" w:hAnsi="楷体" w:hint="eastAsia"/>
                <w:color w:val="2C2C36"/>
                <w:szCs w:val="21"/>
                <w:rPrChange w:id="791" w:author="T179966" w:date="2025-09-13T19:50:00Z" w16du:dateUtc="2025-09-13T11:50:00Z">
                  <w:rPr>
                    <w:ins w:id="792" w:author="T179966" w:date="2025-09-13T17:14:00Z" w16du:dateUtc="2025-09-13T09:14:00Z"/>
                    <w:rFonts w:ascii="楷体" w:eastAsia="楷体" w:hAnsi="楷体" w:hint="eastAsia"/>
                    <w:szCs w:val="21"/>
                  </w:rPr>
                </w:rPrChange>
              </w:rPr>
              <w:pPrChange w:id="793" w:author="T179966" w:date="2025-09-13T19:50:00Z" w16du:dateUtc="2025-09-13T11:50:00Z">
                <w:pPr>
                  <w:spacing w:line="300" w:lineRule="auto"/>
                </w:pPr>
              </w:pPrChange>
            </w:pPr>
            <w:ins w:id="794" w:author="T179966" w:date="2025-09-13T19:50:00Z" w16du:dateUtc="2025-09-13T11:50:00Z">
              <w:r>
                <w:rPr>
                  <w:rFonts w:ascii="楷体" w:eastAsia="楷体" w:hAnsi="楷体" w:hint="eastAsia"/>
                  <w:color w:val="2C2C36"/>
                  <w:szCs w:val="21"/>
                </w:rPr>
                <w:t xml:space="preserve">8:         </w:t>
              </w:r>
            </w:ins>
            <m:oMath>
              <m:sSub>
                <m:sSubPr>
                  <m:ctrlPr>
                    <w:ins w:id="795" w:author="T179966" w:date="2025-09-13T19:22:00Z" w16du:dateUtc="2025-09-13T11:22:00Z">
                      <w:rPr>
                        <w:rFonts w:ascii="Cambria Math" w:eastAsia="楷体" w:hAnsi="Cambria Math"/>
                        <w:i/>
                        <w:color w:val="2C2C36"/>
                        <w:szCs w:val="21"/>
                      </w:rPr>
                    </w:ins>
                  </m:ctrlPr>
                </m:sSubPr>
                <m:e>
                  <m:r>
                    <w:ins w:id="796" w:author="T179966" w:date="2025-09-13T19:22:00Z" w16du:dateUtc="2025-09-13T11:22:00Z">
                      <w:rPr>
                        <w:rFonts w:ascii="Cambria Math" w:eastAsia="楷体" w:hAnsi="Cambria Math"/>
                        <w:color w:val="2C2C36"/>
                        <w:szCs w:val="21"/>
                      </w:rPr>
                      <m:t>r</m:t>
                    </w:ins>
                  </m:r>
                </m:e>
                <m:sub>
                  <m:r>
                    <w:ins w:id="797" w:author="T179966" w:date="2025-09-13T19:22:00Z" w16du:dateUtc="2025-09-13T11:22:00Z">
                      <w:rPr>
                        <w:rFonts w:ascii="Cambria Math" w:eastAsia="楷体" w:hAnsi="Cambria Math"/>
                        <w:color w:val="2C2C36"/>
                        <w:szCs w:val="21"/>
                      </w:rPr>
                      <m:t>j</m:t>
                    </w:ins>
                  </m:r>
                </m:sub>
              </m:sSub>
              <m:r>
                <w:ins w:id="798" w:author="T179966" w:date="2025-09-13T19:22:00Z" w16du:dateUtc="2025-09-13T11:22:00Z">
                  <w:rPr>
                    <w:rFonts w:ascii="Cambria Math" w:eastAsia="楷体" w:hAnsi="Cambria Math"/>
                    <w:color w:val="2C2C36"/>
                    <w:szCs w:val="21"/>
                  </w:rPr>
                  <m:t>=</m:t>
                </w:ins>
              </m:r>
              <m:r>
                <w:ins w:id="799" w:author="T179966" w:date="2025-09-13T19:22:00Z" w16du:dateUtc="2025-09-13T11:22:00Z">
                  <m:rPr>
                    <m:sty m:val="p"/>
                  </m:rPr>
                  <w:rPr>
                    <w:rFonts w:ascii="Cambria Math" w:eastAsia="楷体" w:hAnsi="Cambria Math"/>
                    <w:color w:val="2C2C36"/>
                    <w:szCs w:val="21"/>
                  </w:rPr>
                  <m:t>min⁡</m:t>
                </w:ins>
              </m:r>
              <m:r>
                <w:ins w:id="800" w:author="T179966" w:date="2025-09-13T19:22:00Z" w16du:dateUtc="2025-09-13T11:22:00Z">
                  <w:rPr>
                    <w:rFonts w:ascii="Cambria Math" w:eastAsia="楷体" w:hAnsi="Cambria Math"/>
                    <w:color w:val="2C2C36"/>
                    <w:szCs w:val="21"/>
                  </w:rPr>
                  <m:t>(β∙H+(1-β)∙W)</m:t>
                </w:ins>
              </m:r>
            </m:oMath>
          </w:p>
          <w:p w14:paraId="3AC30D66" w14:textId="193F746B" w:rsidR="008B0362" w:rsidRDefault="002E17AC" w:rsidP="00971B20">
            <w:pPr>
              <w:spacing w:line="300" w:lineRule="auto"/>
              <w:rPr>
                <w:ins w:id="801" w:author="T179966" w:date="2025-09-13T19:22:00Z" w16du:dateUtc="2025-09-13T11:22:00Z"/>
                <w:rFonts w:ascii="楷体" w:eastAsia="楷体" w:hAnsi="楷体" w:hint="eastAsia"/>
                <w:szCs w:val="21"/>
              </w:rPr>
            </w:pPr>
            <w:ins w:id="802" w:author="T179966" w:date="2025-09-13T19:50:00Z" w16du:dateUtc="2025-09-13T11:50:00Z">
              <w:r>
                <w:rPr>
                  <w:rFonts w:ascii="楷体" w:eastAsia="楷体" w:hAnsi="楷体" w:hint="eastAsia"/>
                  <w:szCs w:val="21"/>
                </w:rPr>
                <w:t>9</w:t>
              </w:r>
            </w:ins>
            <w:ins w:id="803" w:author="T179966" w:date="2025-09-13T17:14:00Z" w16du:dateUtc="2025-09-13T09:14:00Z">
              <w:r w:rsidR="00F03C77" w:rsidRPr="0033548A">
                <w:rPr>
                  <w:rFonts w:ascii="楷体" w:eastAsia="楷体" w:hAnsi="楷体"/>
                  <w:szCs w:val="21"/>
                </w:rPr>
                <w:t xml:space="preserve">:        </w:t>
              </w:r>
            </w:ins>
            <w:ins w:id="804" w:author="T179966" w:date="2025-09-13T19:51:00Z" w16du:dateUtc="2025-09-13T11:51:00Z">
              <w:r>
                <w:rPr>
                  <w:rFonts w:ascii="楷体" w:eastAsia="楷体" w:hAnsi="楷体" w:hint="eastAsia"/>
                  <w:szCs w:val="21"/>
                </w:rPr>
                <w:t xml:space="preserve"> </w:t>
              </w:r>
            </w:ins>
            <m:oMath>
              <m:r>
                <w:ins w:id="805" w:author="T179966" w:date="2025-09-13T18:49:00Z" w16du:dateUtc="2025-09-13T10:49:00Z">
                  <m:rPr>
                    <m:nor/>
                  </m:rPr>
                  <w:rPr>
                    <w:rFonts w:ascii="Cambria Math" w:eastAsia="楷体" w:hAnsi="楷体"/>
                    <w:szCs w:val="21"/>
                  </w:rPr>
                  <m:t>text</m:t>
                </w:ins>
              </m:r>
              <m:r>
                <w:ins w:id="806" w:author="T179966" w:date="2025-09-13T18:49:00Z" w16du:dateUtc="2025-09-13T10:49:00Z">
                  <m:rPr>
                    <m:sty m:val="p"/>
                  </m:rPr>
                  <w:rPr>
                    <w:rFonts w:ascii="Cambria Math" w:eastAsia="楷体" w:hAnsi="楷体"/>
                    <w:szCs w:val="21"/>
                  </w:rPr>
                  <m:t>=</m:t>
                </w:ins>
              </m:r>
              <m:r>
                <w:ins w:id="807" w:author="T179966" w:date="2025-09-13T18:49:00Z" w16du:dateUtc="2025-09-13T10:49:00Z">
                  <m:rPr>
                    <m:nor/>
                  </m:rPr>
                  <w:rPr>
                    <w:rFonts w:ascii="Cambria Math" w:eastAsia="楷体" w:hAnsi="楷体"/>
                    <w:szCs w:val="21"/>
                  </w:rPr>
                  <m:t>SimulateUserReadingResponse</m:t>
                </w:ins>
              </m:r>
              <m:r>
                <w:ins w:id="808" w:author="T179966" w:date="2025-09-13T18:49:00Z" w16du:dateUtc="2025-09-13T10:49:00Z">
                  <m:rPr>
                    <m:sty m:val="p"/>
                  </m:rPr>
                  <w:rPr>
                    <w:rFonts w:ascii="Cambria Math" w:eastAsia="楷体" w:hAnsi="楷体"/>
                    <w:szCs w:val="21"/>
                  </w:rPr>
                  <m:t>(</m:t>
                </w:ins>
              </m:r>
              <m:r>
                <w:ins w:id="809" w:author="T179966" w:date="2025-09-13T18:49:00Z" w16du:dateUtc="2025-09-13T10:49:00Z">
                  <m:rPr>
                    <m:nor/>
                  </m:rPr>
                  <w:rPr>
                    <w:rFonts w:ascii="Cambria Math" w:eastAsia="楷体" w:hAnsi="楷体"/>
                    <w:szCs w:val="21"/>
                  </w:rPr>
                  <m:t>Qwen,N,P</m:t>
                </w:ins>
              </m:r>
              <m:sPre>
                <m:sPrePr>
                  <m:ctrlPr>
                    <w:ins w:id="810" w:author="T179966" w:date="2025-09-13T18:49:00Z" w16du:dateUtc="2025-09-13T10:49:00Z">
                      <w:rPr>
                        <w:rFonts w:ascii="Cambria Math" w:eastAsia="楷体" w:hAnsi="楷体"/>
                        <w:i/>
                        <w:szCs w:val="21"/>
                      </w:rPr>
                    </w:ins>
                  </m:ctrlPr>
                </m:sPrePr>
                <m:sub>
                  <m:r>
                    <w:ins w:id="811" w:author="T179966" w:date="2025-09-13T18:49:00Z" w16du:dateUtc="2025-09-13T10:49:00Z">
                      <w:rPr>
                        <w:rFonts w:ascii="Cambria Math" w:eastAsia="楷体" w:hAnsi="楷体"/>
                        <w:szCs w:val="21"/>
                      </w:rPr>
                      <m:t>i</m:t>
                    </w:ins>
                  </m:r>
                </m:sub>
                <m:sup/>
                <m:e>
                  <m:r>
                    <w:ins w:id="812" w:author="T179966" w:date="2025-09-13T18:49:00Z" w16du:dateUtc="2025-09-13T10:49:00Z">
                      <m:rPr>
                        <m:nor/>
                      </m:rPr>
                      <w:rPr>
                        <w:rFonts w:ascii="Cambria Math" w:eastAsia="楷体" w:hAnsi="楷体"/>
                        <w:szCs w:val="21"/>
                      </w:rPr>
                      <m:t>,summary</m:t>
                    </w:ins>
                  </m:r>
                  <m:ctrlPr>
                    <w:ins w:id="813" w:author="T179966" w:date="2025-09-13T18:49:00Z" w16du:dateUtc="2025-09-13T10:49:00Z">
                      <w:rPr>
                        <w:rFonts w:ascii="Cambria Math" w:eastAsia="楷体" w:hAnsi="楷体"/>
                        <w:szCs w:val="21"/>
                      </w:rPr>
                    </w:ins>
                  </m:ctrlPr>
                </m:e>
              </m:sPre>
              <m:r>
                <w:ins w:id="814" w:author="T179966" w:date="2025-09-13T18:49:00Z" w16du:dateUtc="2025-09-13T10:49:00Z">
                  <w:rPr>
                    <w:rFonts w:ascii="Cambria Math" w:eastAsia="楷体" w:hAnsi="楷体"/>
                    <w:szCs w:val="21"/>
                  </w:rPr>
                  <m:t>(</m:t>
                </w:ins>
              </m:r>
              <m:sSub>
                <m:sSubPr>
                  <m:ctrlPr>
                    <w:ins w:id="815" w:author="T179966" w:date="2025-09-13T18:49:00Z" w16du:dateUtc="2025-09-13T10:49:00Z">
                      <w:rPr>
                        <w:rFonts w:ascii="Cambria Math" w:eastAsia="楷体" w:hAnsi="楷体"/>
                        <w:i/>
                        <w:szCs w:val="21"/>
                      </w:rPr>
                    </w:ins>
                  </m:ctrlPr>
                </m:sSubPr>
                <m:e>
                  <m:r>
                    <w:ins w:id="816" w:author="T179966" w:date="2025-09-13T18:49:00Z" w16du:dateUtc="2025-09-13T10:49:00Z">
                      <w:rPr>
                        <w:rFonts w:ascii="Cambria Math" w:eastAsia="楷体" w:hAnsi="楷体"/>
                        <w:szCs w:val="21"/>
                      </w:rPr>
                      <m:t>L</m:t>
                    </w:ins>
                  </m:r>
                </m:e>
                <m:sub>
                  <m:r>
                    <w:ins w:id="817" w:author="T179966" w:date="2025-09-13T18:49:00Z" w16du:dateUtc="2025-09-13T10:49:00Z">
                      <w:rPr>
                        <w:rFonts w:ascii="Cambria Math" w:eastAsia="楷体" w:hAnsi="楷体"/>
                        <w:szCs w:val="21"/>
                      </w:rPr>
                      <m:t>i</m:t>
                    </w:ins>
                  </m:r>
                </m:sub>
              </m:sSub>
              <m:r>
                <w:ins w:id="818" w:author="T179966" w:date="2025-09-13T18:49:00Z" w16du:dateUtc="2025-09-13T10:49:00Z">
                  <w:rPr>
                    <w:rFonts w:ascii="Cambria Math" w:eastAsia="楷体" w:hAnsi="楷体"/>
                    <w:szCs w:val="21"/>
                  </w:rPr>
                  <m:t>))</m:t>
                </w:ins>
              </m:r>
            </m:oMath>
          </w:p>
          <w:p w14:paraId="7E7146BC" w14:textId="27417258" w:rsidR="00F03C77" w:rsidRPr="0033548A" w:rsidRDefault="002E17AC" w:rsidP="00971B20">
            <w:pPr>
              <w:spacing w:line="300" w:lineRule="auto"/>
              <w:rPr>
                <w:ins w:id="819" w:author="T179966" w:date="2025-09-13T17:14:00Z" w16du:dateUtc="2025-09-13T09:14:00Z"/>
                <w:rFonts w:ascii="楷体" w:eastAsia="楷体" w:hAnsi="楷体" w:hint="eastAsia"/>
                <w:szCs w:val="21"/>
              </w:rPr>
            </w:pPr>
            <w:ins w:id="820" w:author="T179966" w:date="2025-09-13T19:50:00Z" w16du:dateUtc="2025-09-13T11:50:00Z">
              <w:r>
                <w:rPr>
                  <w:rFonts w:ascii="楷体" w:eastAsia="楷体" w:hAnsi="楷体" w:hint="eastAsia"/>
                  <w:szCs w:val="21"/>
                </w:rPr>
                <w:t>10</w:t>
              </w:r>
            </w:ins>
            <w:ins w:id="821" w:author="T179966" w:date="2025-09-13T17:14:00Z" w16du:dateUtc="2025-09-13T09:14:00Z">
              <w:r w:rsidR="00F03C77" w:rsidRPr="0033548A">
                <w:rPr>
                  <w:rFonts w:ascii="楷体" w:eastAsia="楷体" w:hAnsi="楷体"/>
                  <w:szCs w:val="21"/>
                </w:rPr>
                <w:t>:        f=</w:t>
              </w:r>
            </w:ins>
            <m:oMath>
              <m:sSub>
                <m:sSubPr>
                  <m:ctrlPr>
                    <w:ins w:id="822" w:author="T179966" w:date="2025-09-13T19:23:00Z" w16du:dateUtc="2025-09-13T11:23:00Z">
                      <w:rPr>
                        <w:rFonts w:ascii="Cambria Math" w:eastAsia="楷体" w:hAnsi="Cambria Math"/>
                        <w:i/>
                        <w:szCs w:val="21"/>
                      </w:rPr>
                    </w:ins>
                  </m:ctrlPr>
                </m:sSubPr>
                <m:e>
                  <m:r>
                    <w:ins w:id="823" w:author="T179966" w:date="2025-09-13T19:23:00Z" w16du:dateUtc="2025-09-13T11:23:00Z">
                      <w:rPr>
                        <w:rFonts w:ascii="Cambria Math" w:eastAsia="楷体" w:hAnsi="Cambria Math" w:hint="eastAsia"/>
                        <w:szCs w:val="21"/>
                      </w:rPr>
                      <m:t>r</m:t>
                    </w:ins>
                  </m:r>
                </m:e>
                <m:sub>
                  <m:r>
                    <w:ins w:id="824" w:author="T179966" w:date="2025-09-13T19:23:00Z" w16du:dateUtc="2025-09-13T11:23:00Z">
                      <w:rPr>
                        <w:rFonts w:ascii="Cambria Math" w:eastAsia="楷体" w:hAnsi="Cambria Math"/>
                        <w:szCs w:val="21"/>
                      </w:rPr>
                      <m:t>j</m:t>
                    </w:ins>
                  </m:r>
                </m:sub>
              </m:sSub>
            </m:oMath>
          </w:p>
          <w:p w14:paraId="5AB389DD" w14:textId="41B8472F" w:rsidR="00F03C77" w:rsidRPr="0033548A" w:rsidRDefault="00F03C77" w:rsidP="00971B20">
            <w:pPr>
              <w:spacing w:line="300" w:lineRule="auto"/>
              <w:rPr>
                <w:ins w:id="825" w:author="T179966" w:date="2025-09-13T17:14:00Z" w16du:dateUtc="2025-09-13T09:14:00Z"/>
                <w:rFonts w:ascii="楷体" w:eastAsia="楷体" w:hAnsi="楷体" w:hint="eastAsia"/>
                <w:szCs w:val="21"/>
              </w:rPr>
            </w:pPr>
            <w:ins w:id="826" w:author="T179966" w:date="2025-09-13T17:14:00Z" w16du:dateUtc="2025-09-13T09:14:00Z">
              <w:r w:rsidRPr="0033548A">
                <w:rPr>
                  <w:rFonts w:ascii="楷体" w:eastAsia="楷体" w:hAnsi="楷体"/>
                  <w:szCs w:val="21"/>
                </w:rPr>
                <w:t>1</w:t>
              </w:r>
            </w:ins>
            <w:ins w:id="827" w:author="T179966" w:date="2025-09-13T19:50:00Z" w16du:dateUtc="2025-09-13T11:50:00Z">
              <w:r w:rsidR="002E17AC">
                <w:rPr>
                  <w:rFonts w:ascii="楷体" w:eastAsia="楷体" w:hAnsi="楷体" w:hint="eastAsia"/>
                  <w:szCs w:val="21"/>
                </w:rPr>
                <w:t>1</w:t>
              </w:r>
            </w:ins>
            <w:ins w:id="828" w:author="T179966" w:date="2025-09-13T17:14:00Z" w16du:dateUtc="2025-09-13T09:14:00Z">
              <w:r w:rsidRPr="0033548A">
                <w:rPr>
                  <w:rFonts w:ascii="楷体" w:eastAsia="楷体" w:hAnsi="楷体"/>
                  <w:szCs w:val="21"/>
                </w:rPr>
                <w:t xml:space="preserve">:     </w:t>
              </w:r>
            </w:ins>
          </w:p>
          <w:p w14:paraId="34BCCEF5" w14:textId="695338EC" w:rsidR="00F03C77" w:rsidRPr="0033548A" w:rsidRDefault="00F03C77" w:rsidP="00971B20">
            <w:pPr>
              <w:spacing w:line="300" w:lineRule="auto"/>
              <w:rPr>
                <w:ins w:id="829" w:author="T179966" w:date="2025-09-13T17:14:00Z" w16du:dateUtc="2025-09-13T09:14:00Z"/>
                <w:rFonts w:ascii="楷体" w:eastAsia="楷体" w:hAnsi="楷体" w:hint="eastAsia"/>
                <w:szCs w:val="21"/>
              </w:rPr>
            </w:pPr>
            <w:ins w:id="830" w:author="T179966" w:date="2025-09-13T17:14:00Z" w16du:dateUtc="2025-09-13T09:14:00Z">
              <w:r w:rsidRPr="0033548A">
                <w:rPr>
                  <w:rFonts w:ascii="楷体" w:eastAsia="楷体" w:hAnsi="楷体"/>
                  <w:szCs w:val="21"/>
                </w:rPr>
                <w:t>1</w:t>
              </w:r>
            </w:ins>
            <w:ins w:id="831" w:author="T179966" w:date="2025-09-13T19:50:00Z" w16du:dateUtc="2025-09-13T11:50:00Z">
              <w:r w:rsidR="002E17AC">
                <w:rPr>
                  <w:rFonts w:ascii="楷体" w:eastAsia="楷体" w:hAnsi="楷体" w:hint="eastAsia"/>
                  <w:szCs w:val="21"/>
                </w:rPr>
                <w:t>2</w:t>
              </w:r>
            </w:ins>
            <w:ins w:id="832" w:author="T179966" w:date="2025-09-13T17:14:00Z" w16du:dateUtc="2025-09-13T09:14:00Z">
              <w:r w:rsidRPr="0033548A">
                <w:rPr>
                  <w:rFonts w:ascii="楷体" w:eastAsia="楷体" w:hAnsi="楷体"/>
                  <w:szCs w:val="21"/>
                </w:rPr>
                <w:t>:    V.append(r)</w:t>
              </w:r>
            </w:ins>
          </w:p>
          <w:p w14:paraId="4A5C6784" w14:textId="14AB8566" w:rsidR="00F03C77" w:rsidRPr="0033548A" w:rsidRDefault="00F03C77" w:rsidP="00971B20">
            <w:pPr>
              <w:spacing w:line="300" w:lineRule="auto"/>
              <w:rPr>
                <w:ins w:id="833" w:author="T179966" w:date="2025-09-13T17:14:00Z" w16du:dateUtc="2025-09-13T09:14:00Z"/>
                <w:rFonts w:ascii="楷体" w:eastAsia="楷体" w:hAnsi="楷体" w:hint="eastAsia"/>
                <w:szCs w:val="21"/>
              </w:rPr>
            </w:pPr>
            <w:ins w:id="834" w:author="T179966" w:date="2025-09-13T17:14:00Z" w16du:dateUtc="2025-09-13T09:14:00Z">
              <w:r w:rsidRPr="0033548A">
                <w:rPr>
                  <w:rFonts w:ascii="楷体" w:eastAsia="楷体" w:hAnsi="楷体"/>
                  <w:szCs w:val="21"/>
                </w:rPr>
                <w:t>1</w:t>
              </w:r>
            </w:ins>
            <w:ins w:id="835" w:author="T179966" w:date="2025-09-13T19:50:00Z" w16du:dateUtc="2025-09-13T11:50:00Z">
              <w:r w:rsidR="002E17AC">
                <w:rPr>
                  <w:rFonts w:ascii="楷体" w:eastAsia="楷体" w:hAnsi="楷体" w:hint="eastAsia"/>
                  <w:szCs w:val="21"/>
                </w:rPr>
                <w:t>3</w:t>
              </w:r>
            </w:ins>
            <w:ins w:id="836" w:author="T179966" w:date="2025-09-13T17:14:00Z" w16du:dateUtc="2025-09-13T09:14:00Z">
              <w:r w:rsidRPr="0033548A">
                <w:rPr>
                  <w:rFonts w:ascii="楷体" w:eastAsia="楷体" w:hAnsi="楷体"/>
                  <w:szCs w:val="21"/>
                </w:rPr>
                <w:t>:    E.append((r,f</w:t>
              </w:r>
              <w:r>
                <w:rPr>
                  <w:rFonts w:ascii="楷体" w:eastAsia="楷体" w:hAnsi="楷体" w:hint="eastAsia"/>
                  <w:szCs w:val="21"/>
                </w:rPr>
                <w:t>,</w:t>
              </w:r>
              <w:r w:rsidRPr="00056831">
                <w:rPr>
                  <w:rFonts w:ascii="楷体" w:eastAsia="楷体" w:hAnsi="楷体"/>
                  <w:szCs w:val="21"/>
                </w:rPr>
                <w:t>"</w:t>
              </w:r>
              <w:r>
                <w:rPr>
                  <w:rFonts w:ascii="楷体" w:eastAsia="楷体" w:hAnsi="楷体" w:hint="eastAsia"/>
                  <w:szCs w:val="21"/>
                </w:rPr>
                <w:t>father</w:t>
              </w:r>
              <w:r w:rsidRPr="00056831">
                <w:rPr>
                  <w:rFonts w:ascii="楷体" w:eastAsia="楷体" w:hAnsi="楷体"/>
                  <w:szCs w:val="21"/>
                </w:rPr>
                <w:t>"</w:t>
              </w:r>
              <w:r w:rsidRPr="0033548A">
                <w:rPr>
                  <w:rFonts w:ascii="楷体" w:eastAsia="楷体" w:hAnsi="楷体"/>
                  <w:szCs w:val="21"/>
                </w:rPr>
                <w:t>))  // 添加</w:t>
              </w:r>
            </w:ins>
            <w:ins w:id="837" w:author="T179966" w:date="2025-09-13T19:28:00Z" w16du:dateUtc="2025-09-13T11:28:00Z">
              <w:r w:rsidR="008B0362">
                <w:rPr>
                  <w:rFonts w:ascii="楷体" w:eastAsia="楷体" w:hAnsi="楷体" w:hint="eastAsia"/>
                  <w:szCs w:val="21"/>
                </w:rPr>
                <w:t>评论</w:t>
              </w:r>
            </w:ins>
            <w:ins w:id="838" w:author="T179966" w:date="2025-09-13T17:14:00Z" w16du:dateUtc="2025-09-13T09:14:00Z">
              <w:r w:rsidRPr="0033548A">
                <w:rPr>
                  <w:rFonts w:ascii="楷体" w:eastAsia="楷体" w:hAnsi="楷体"/>
                  <w:szCs w:val="21"/>
                </w:rPr>
                <w:t>边</w:t>
              </w:r>
            </w:ins>
          </w:p>
          <w:p w14:paraId="55FC1CFA" w14:textId="1191D2C1" w:rsidR="00F03C77" w:rsidRPr="0033548A" w:rsidRDefault="00F03C77" w:rsidP="00971B20">
            <w:pPr>
              <w:spacing w:line="300" w:lineRule="auto"/>
              <w:rPr>
                <w:ins w:id="839" w:author="T179966" w:date="2025-09-13T17:14:00Z" w16du:dateUtc="2025-09-13T09:14:00Z"/>
                <w:rFonts w:ascii="楷体" w:eastAsia="楷体" w:hAnsi="楷体" w:hint="eastAsia"/>
                <w:szCs w:val="21"/>
              </w:rPr>
            </w:pPr>
            <w:ins w:id="840" w:author="T179966" w:date="2025-09-13T17:14:00Z" w16du:dateUtc="2025-09-13T09:14:00Z">
              <w:r w:rsidRPr="0033548A">
                <w:rPr>
                  <w:rFonts w:ascii="楷体" w:eastAsia="楷体" w:hAnsi="楷体"/>
                  <w:szCs w:val="21"/>
                </w:rPr>
                <w:t>1</w:t>
              </w:r>
            </w:ins>
            <w:ins w:id="841" w:author="T179966" w:date="2025-09-13T19:50:00Z" w16du:dateUtc="2025-09-13T11:50:00Z">
              <w:r w:rsidR="002E17AC">
                <w:rPr>
                  <w:rFonts w:ascii="楷体" w:eastAsia="楷体" w:hAnsi="楷体" w:hint="eastAsia"/>
                  <w:szCs w:val="21"/>
                </w:rPr>
                <w:t>4</w:t>
              </w:r>
            </w:ins>
            <w:ins w:id="842" w:author="T179966" w:date="2025-09-13T17:14:00Z" w16du:dateUtc="2025-09-13T09:14:00Z">
              <w:r w:rsidRPr="0033548A">
                <w:rPr>
                  <w:rFonts w:ascii="楷体" w:eastAsia="楷体" w:hAnsi="楷体"/>
                  <w:szCs w:val="21"/>
                </w:rPr>
                <w:t xml:space="preserve">:    </w:t>
              </w:r>
            </w:ins>
            <w:ins w:id="843" w:author="T179966" w:date="2025-09-13T19:25:00Z" w16du:dateUtc="2025-09-13T11:25:00Z">
              <w:r w:rsidR="008B0362">
                <w:rPr>
                  <w:rFonts w:ascii="楷体" w:eastAsia="楷体" w:hAnsi="楷体" w:hint="eastAsia"/>
                  <w:szCs w:val="21"/>
                </w:rPr>
                <w:t>L</w:t>
              </w:r>
            </w:ins>
            <w:ins w:id="844" w:author="T179966" w:date="2025-09-13T17:14:00Z" w16du:dateUtc="2025-09-13T09:14:00Z">
              <w:r w:rsidRPr="0033548A">
                <w:rPr>
                  <w:rFonts w:ascii="楷体" w:eastAsia="楷体" w:hAnsi="楷体"/>
                  <w:szCs w:val="21"/>
                </w:rPr>
                <w:t>.append(f)</w:t>
              </w:r>
            </w:ins>
          </w:p>
          <w:p w14:paraId="7C0ACFA4" w14:textId="1F4F24C9" w:rsidR="00F03C77" w:rsidRPr="0033548A" w:rsidRDefault="00F03C77" w:rsidP="00971B20">
            <w:pPr>
              <w:spacing w:line="300" w:lineRule="auto"/>
              <w:rPr>
                <w:ins w:id="845" w:author="T179966" w:date="2025-09-13T17:14:00Z" w16du:dateUtc="2025-09-13T09:14:00Z"/>
                <w:rFonts w:ascii="楷体" w:eastAsia="楷体" w:hAnsi="楷体" w:hint="eastAsia"/>
                <w:szCs w:val="21"/>
              </w:rPr>
            </w:pPr>
            <w:ins w:id="846" w:author="T179966" w:date="2025-09-13T17:14:00Z" w16du:dateUtc="2025-09-13T09:14:00Z">
              <w:r w:rsidRPr="0033548A">
                <w:rPr>
                  <w:rFonts w:ascii="楷体" w:eastAsia="楷体" w:hAnsi="楷体"/>
                  <w:szCs w:val="21"/>
                </w:rPr>
                <w:t>1</w:t>
              </w:r>
            </w:ins>
            <w:ins w:id="847" w:author="T179966" w:date="2025-09-13T19:51:00Z" w16du:dateUtc="2025-09-13T11:51:00Z">
              <w:r w:rsidR="002E17AC">
                <w:rPr>
                  <w:rFonts w:ascii="楷体" w:eastAsia="楷体" w:hAnsi="楷体" w:hint="eastAsia"/>
                  <w:szCs w:val="21"/>
                </w:rPr>
                <w:t>5</w:t>
              </w:r>
            </w:ins>
            <w:ins w:id="848" w:author="T179966" w:date="2025-09-13T17:14:00Z" w16du:dateUtc="2025-09-13T09:14:00Z">
              <w:r w:rsidRPr="0033548A">
                <w:rPr>
                  <w:rFonts w:ascii="楷体" w:eastAsia="楷体" w:hAnsi="楷体"/>
                  <w:szCs w:val="21"/>
                </w:rPr>
                <w:t>:    Update H and W</w:t>
              </w:r>
            </w:ins>
          </w:p>
          <w:p w14:paraId="45CCBF5D" w14:textId="06B52A01" w:rsidR="00F03C77" w:rsidRPr="0033548A" w:rsidRDefault="00F03C77" w:rsidP="00971B20">
            <w:pPr>
              <w:spacing w:line="300" w:lineRule="auto"/>
              <w:rPr>
                <w:ins w:id="849" w:author="T179966" w:date="2025-09-13T17:14:00Z" w16du:dateUtc="2025-09-13T09:14:00Z"/>
                <w:rFonts w:ascii="楷体" w:eastAsia="楷体" w:hAnsi="楷体" w:hint="eastAsia"/>
                <w:szCs w:val="21"/>
              </w:rPr>
            </w:pPr>
            <w:ins w:id="850" w:author="T179966" w:date="2025-09-13T17:14:00Z" w16du:dateUtc="2025-09-13T09:14:00Z">
              <w:r w:rsidRPr="0033548A">
                <w:rPr>
                  <w:rFonts w:ascii="楷体" w:eastAsia="楷体" w:hAnsi="楷体"/>
                  <w:szCs w:val="21"/>
                </w:rPr>
                <w:t>1</w:t>
              </w:r>
            </w:ins>
            <w:ins w:id="851" w:author="T179966" w:date="2025-09-13T19:51:00Z" w16du:dateUtc="2025-09-13T11:51:00Z">
              <w:r w:rsidR="002E17AC">
                <w:rPr>
                  <w:rFonts w:ascii="楷体" w:eastAsia="楷体" w:hAnsi="楷体" w:hint="eastAsia"/>
                  <w:szCs w:val="21"/>
                </w:rPr>
                <w:t>6</w:t>
              </w:r>
            </w:ins>
            <w:ins w:id="852" w:author="T179966" w:date="2025-09-13T17:14:00Z" w16du:dateUtc="2025-09-13T09:14:00Z">
              <w:r w:rsidRPr="0033548A">
                <w:rPr>
                  <w:rFonts w:ascii="楷体" w:eastAsia="楷体" w:hAnsi="楷体"/>
                  <w:szCs w:val="21"/>
                </w:rPr>
                <w:t>:    // 边生成阶段</w:t>
              </w:r>
            </w:ins>
          </w:p>
          <w:p w14:paraId="5AD62521" w14:textId="35C95F6B" w:rsidR="00F03C77" w:rsidRPr="0033548A" w:rsidRDefault="002E17AC" w:rsidP="00971B20">
            <w:pPr>
              <w:spacing w:line="300" w:lineRule="auto"/>
              <w:rPr>
                <w:ins w:id="853" w:author="T179966" w:date="2025-09-13T17:14:00Z" w16du:dateUtc="2025-09-13T09:14:00Z"/>
                <w:rFonts w:ascii="楷体" w:eastAsia="楷体" w:hAnsi="楷体" w:hint="eastAsia"/>
                <w:szCs w:val="21"/>
              </w:rPr>
            </w:pPr>
            <w:ins w:id="854" w:author="T179966" w:date="2025-09-13T19:51:00Z" w16du:dateUtc="2025-09-13T11:51:00Z">
              <w:r>
                <w:rPr>
                  <w:rFonts w:ascii="楷体" w:eastAsia="楷体" w:hAnsi="楷体" w:hint="eastAsia"/>
                  <w:szCs w:val="21"/>
                </w:rPr>
                <w:t>17</w:t>
              </w:r>
            </w:ins>
            <w:ins w:id="855" w:author="T179966" w:date="2025-09-13T17:14:00Z" w16du:dateUtc="2025-09-13T09:14:00Z">
              <w:r w:rsidR="00F03C77" w:rsidRPr="0033548A">
                <w:rPr>
                  <w:rFonts w:ascii="楷体" w:eastAsia="楷体" w:hAnsi="楷体"/>
                  <w:szCs w:val="21"/>
                </w:rPr>
                <w:t>:    for each node v in V do</w:t>
              </w:r>
            </w:ins>
          </w:p>
          <w:p w14:paraId="645B54BA" w14:textId="5E3EFA83" w:rsidR="00F03C77" w:rsidRPr="0033548A" w:rsidRDefault="002E17AC" w:rsidP="00971B20">
            <w:pPr>
              <w:spacing w:line="300" w:lineRule="auto"/>
              <w:rPr>
                <w:ins w:id="856" w:author="T179966" w:date="2025-09-13T17:14:00Z" w16du:dateUtc="2025-09-13T09:14:00Z"/>
                <w:rFonts w:ascii="楷体" w:eastAsia="楷体" w:hAnsi="楷体" w:hint="eastAsia"/>
                <w:szCs w:val="21"/>
              </w:rPr>
            </w:pPr>
            <w:ins w:id="857" w:author="T179966" w:date="2025-09-13T19:51:00Z" w16du:dateUtc="2025-09-13T11:51:00Z">
              <w:r>
                <w:rPr>
                  <w:rFonts w:ascii="楷体" w:eastAsia="楷体" w:hAnsi="楷体" w:hint="eastAsia"/>
                  <w:szCs w:val="21"/>
                </w:rPr>
                <w:t>18</w:t>
              </w:r>
            </w:ins>
            <w:ins w:id="858" w:author="T179966" w:date="2025-09-13T17:14:00Z" w16du:dateUtc="2025-09-13T09:14:00Z">
              <w:r w:rsidR="00F03C77" w:rsidRPr="0033548A">
                <w:rPr>
                  <w:rFonts w:ascii="楷体" w:eastAsia="楷体" w:hAnsi="楷体"/>
                  <w:szCs w:val="21"/>
                </w:rPr>
                <w:t>:        // 意图边生成</w:t>
              </w:r>
            </w:ins>
          </w:p>
          <w:p w14:paraId="1ECE596F" w14:textId="4C6104D1" w:rsidR="00F03C77" w:rsidRPr="008B0362" w:rsidRDefault="002E17AC" w:rsidP="00971B20">
            <w:pPr>
              <w:spacing w:line="300" w:lineRule="auto"/>
              <w:rPr>
                <w:ins w:id="859" w:author="T179966" w:date="2025-09-13T17:14:00Z" w16du:dateUtc="2025-09-13T09:14:00Z"/>
                <w:rFonts w:ascii="Helvetica" w:eastAsia="Helvetica" w:hAnsi="Helvetica" w:cs="Helvetica" w:hint="eastAsia"/>
                <w:color w:val="2C2C36"/>
                <w:spacing w:val="1"/>
                <w:sz w:val="19"/>
                <w:szCs w:val="19"/>
                <w:shd w:val="clear" w:color="auto" w:fill="FFFFFF"/>
                <w:rPrChange w:id="860" w:author="T179966" w:date="2025-09-13T19:26:00Z" w16du:dateUtc="2025-09-13T11:26:00Z">
                  <w:rPr>
                    <w:ins w:id="861" w:author="T179966" w:date="2025-09-13T17:14:00Z" w16du:dateUtc="2025-09-13T09:14:00Z"/>
                    <w:rFonts w:ascii="楷体" w:eastAsia="楷体" w:hAnsi="楷体" w:hint="eastAsia"/>
                    <w:szCs w:val="21"/>
                  </w:rPr>
                </w:rPrChange>
              </w:rPr>
            </w:pPr>
            <w:ins w:id="862" w:author="T179966" w:date="2025-09-13T19:51:00Z" w16du:dateUtc="2025-09-13T11:51:00Z">
              <w:r>
                <w:rPr>
                  <w:rFonts w:ascii="楷体" w:eastAsia="楷体" w:hAnsi="楷体" w:hint="eastAsia"/>
                  <w:szCs w:val="21"/>
                </w:rPr>
                <w:t>19</w:t>
              </w:r>
            </w:ins>
            <w:ins w:id="863" w:author="T179966" w:date="2025-09-13T17:14:00Z" w16du:dateUtc="2025-09-13T09:14:00Z">
              <w:r w:rsidR="00F03C77" w:rsidRPr="0033548A">
                <w:rPr>
                  <w:rFonts w:ascii="楷体" w:eastAsia="楷体" w:hAnsi="楷体"/>
                  <w:szCs w:val="21"/>
                </w:rPr>
                <w:t xml:space="preserve">:        if </w:t>
              </w:r>
            </w:ins>
            <m:oMath>
              <m:r>
                <w:ins w:id="864" w:author="T179966" w:date="2025-09-13T19:26:00Z" w16du:dateUtc="2025-09-13T11:26:00Z">
                  <m:rPr>
                    <m:nor/>
                  </m:rPr>
                  <w:rPr>
                    <w:rFonts w:ascii="Cambria Math" w:eastAsia="楷体" w:hAnsi="楷体"/>
                    <w:szCs w:val="21"/>
                  </w:rPr>
                  <m:t>ExtractSpreadingIntent</m:t>
                </w:ins>
              </m:r>
              <m:d>
                <m:dPr>
                  <m:begChr m:val="（"/>
                  <m:endChr m:val="）"/>
                  <m:ctrlPr>
                    <w:ins w:id="865" w:author="T179966" w:date="2025-09-13T19:26:00Z" w16du:dateUtc="2025-09-13T11:26:00Z">
                      <w:rPr>
                        <w:rFonts w:ascii="Cambria Math" w:eastAsia="楷体" w:hAnsi="楷体"/>
                        <w:szCs w:val="21"/>
                      </w:rPr>
                    </w:ins>
                  </m:ctrlPr>
                </m:dPr>
                <m:e>
                  <m:r>
                    <w:ins w:id="866" w:author="T179966" w:date="2025-09-13T19:26:00Z" w16du:dateUtc="2025-09-13T11:26:00Z">
                      <m:rPr>
                        <m:sty m:val="p"/>
                      </m:rPr>
                      <w:rPr>
                        <w:rFonts w:ascii="Cambria Math" w:eastAsia="楷体" w:hAnsi="楷体"/>
                        <w:szCs w:val="21"/>
                      </w:rPr>
                      <m:t>r.text</m:t>
                    </w:ins>
                  </m:r>
                </m:e>
              </m:d>
              <m:r>
                <w:ins w:id="867" w:author="T179966" w:date="2025-09-13T19:26:00Z" w16du:dateUtc="2025-09-13T11:26:00Z">
                  <m:rPr>
                    <m:sty m:val="p"/>
                  </m:rPr>
                  <w:rPr>
                    <w:rFonts w:ascii="Cambria Math" w:eastAsia="楷体" w:hAnsi="楷体"/>
                    <w:szCs w:val="21"/>
                  </w:rPr>
                  <m:t>==</m:t>
                </w:ins>
              </m:r>
              <m:r>
                <w:ins w:id="868" w:author="T179966" w:date="2025-09-13T19:26:00Z" w16du:dateUtc="2025-09-13T11:26:00Z">
                  <m:rPr>
                    <m:nor/>
                  </m:rPr>
                  <w:rPr>
                    <w:rFonts w:ascii="Cambria Math" w:eastAsia="楷体" w:hAnsi="楷体"/>
                    <w:szCs w:val="21"/>
                  </w:rPr>
                  <m:t>ExtractSpreadingIntent</m:t>
                </w:ins>
              </m:r>
              <m:d>
                <m:dPr>
                  <m:begChr m:val="（"/>
                  <m:endChr m:val="）"/>
                  <m:ctrlPr>
                    <w:ins w:id="869" w:author="T179966" w:date="2025-09-13T19:26:00Z" w16du:dateUtc="2025-09-13T11:26:00Z">
                      <w:rPr>
                        <w:rFonts w:ascii="Cambria Math" w:eastAsia="楷体" w:hAnsi="楷体"/>
                        <w:szCs w:val="21"/>
                      </w:rPr>
                    </w:ins>
                  </m:ctrlPr>
                </m:dPr>
                <m:e>
                  <m:r>
                    <w:ins w:id="870" w:author="T179966" w:date="2025-09-13T19:26:00Z" w16du:dateUtc="2025-09-13T11:26:00Z">
                      <w:rPr>
                        <w:rFonts w:ascii="Cambria Math" w:eastAsia="楷体" w:hAnsi="楷体"/>
                        <w:szCs w:val="21"/>
                      </w:rPr>
                      <m:t>v</m:t>
                    </w:ins>
                  </m:r>
                  <m:r>
                    <w:ins w:id="871" w:author="T179966" w:date="2025-09-13T19:26:00Z" w16du:dateUtc="2025-09-13T11:26:00Z">
                      <m:rPr>
                        <m:sty m:val="p"/>
                      </m:rPr>
                      <w:rPr>
                        <w:rFonts w:ascii="Cambria Math" w:eastAsia="楷体" w:hAnsi="楷体"/>
                        <w:szCs w:val="21"/>
                      </w:rPr>
                      <m:t>.text</m:t>
                    </w:ins>
                  </m:r>
                </m:e>
              </m:d>
            </m:oMath>
            <w:ins w:id="872" w:author="T179966" w:date="2025-09-13T17:14:00Z" w16du:dateUtc="2025-09-13T09:14:00Z">
              <w:r w:rsidR="00F03C77" w:rsidRPr="0033548A">
                <w:rPr>
                  <w:rFonts w:ascii="楷体" w:eastAsia="楷体" w:hAnsi="楷体"/>
                  <w:szCs w:val="21"/>
                </w:rPr>
                <w:t xml:space="preserve"> then</w:t>
              </w:r>
            </w:ins>
          </w:p>
          <w:p w14:paraId="6D49C672" w14:textId="7855B2CD" w:rsidR="00F03C77" w:rsidRPr="0033548A" w:rsidRDefault="009601F3" w:rsidP="00971B20">
            <w:pPr>
              <w:spacing w:line="300" w:lineRule="auto"/>
              <w:rPr>
                <w:ins w:id="873" w:author="T179966" w:date="2025-09-13T17:14:00Z" w16du:dateUtc="2025-09-13T09:14:00Z"/>
                <w:rFonts w:ascii="楷体" w:eastAsia="楷体" w:hAnsi="楷体" w:hint="eastAsia"/>
                <w:szCs w:val="21"/>
              </w:rPr>
            </w:pPr>
            <w:ins w:id="874" w:author="T179966" w:date="2025-09-13T19:51:00Z" w16du:dateUtc="2025-09-13T11:51:00Z">
              <w:r>
                <w:rPr>
                  <w:rFonts w:ascii="楷体" w:eastAsia="楷体" w:hAnsi="楷体" w:hint="eastAsia"/>
                  <w:szCs w:val="21"/>
                </w:rPr>
                <w:t>20</w:t>
              </w:r>
            </w:ins>
            <w:ins w:id="875" w:author="T179966" w:date="2025-09-13T17:14:00Z" w16du:dateUtc="2025-09-13T09:14:00Z">
              <w:r w:rsidR="00F03C77" w:rsidRPr="0033548A">
                <w:rPr>
                  <w:rFonts w:ascii="楷体" w:eastAsia="楷体" w:hAnsi="楷体"/>
                  <w:szCs w:val="21"/>
                </w:rPr>
                <w:t>:            E.append((r, v, "intent"))</w:t>
              </w:r>
            </w:ins>
          </w:p>
          <w:p w14:paraId="424EFC6C" w14:textId="6A65E3AB" w:rsidR="00F03C77" w:rsidRPr="0033548A" w:rsidRDefault="00F03C77" w:rsidP="00971B20">
            <w:pPr>
              <w:spacing w:line="300" w:lineRule="auto"/>
              <w:rPr>
                <w:ins w:id="876" w:author="T179966" w:date="2025-09-13T17:14:00Z" w16du:dateUtc="2025-09-13T09:14:00Z"/>
                <w:rFonts w:ascii="楷体" w:eastAsia="楷体" w:hAnsi="楷体" w:hint="eastAsia"/>
                <w:szCs w:val="21"/>
              </w:rPr>
            </w:pPr>
            <w:ins w:id="877" w:author="T179966" w:date="2025-09-13T17:14:00Z" w16du:dateUtc="2025-09-13T09:14:00Z">
              <w:r w:rsidRPr="0033548A">
                <w:rPr>
                  <w:rFonts w:ascii="楷体" w:eastAsia="楷体" w:hAnsi="楷体"/>
                  <w:szCs w:val="21"/>
                </w:rPr>
                <w:t>2</w:t>
              </w:r>
            </w:ins>
            <w:ins w:id="878" w:author="T179966" w:date="2025-09-13T19:51:00Z" w16du:dateUtc="2025-09-13T11:51:00Z">
              <w:r w:rsidR="009601F3">
                <w:rPr>
                  <w:rFonts w:ascii="楷体" w:eastAsia="楷体" w:hAnsi="楷体" w:hint="eastAsia"/>
                  <w:szCs w:val="21"/>
                </w:rPr>
                <w:t>1</w:t>
              </w:r>
            </w:ins>
            <w:ins w:id="879" w:author="T179966" w:date="2025-09-13T17:14:00Z" w16du:dateUtc="2025-09-13T09:14:00Z">
              <w:r w:rsidRPr="0033548A">
                <w:rPr>
                  <w:rFonts w:ascii="楷体" w:eastAsia="楷体" w:hAnsi="楷体"/>
                  <w:szCs w:val="21"/>
                </w:rPr>
                <w:t xml:space="preserve">:        </w:t>
              </w:r>
            </w:ins>
          </w:p>
          <w:p w14:paraId="6B36A28F" w14:textId="64AF14DC" w:rsidR="00F03C77" w:rsidRPr="0033548A" w:rsidRDefault="00F03C77" w:rsidP="00971B20">
            <w:pPr>
              <w:spacing w:line="300" w:lineRule="auto"/>
              <w:rPr>
                <w:ins w:id="880" w:author="T179966" w:date="2025-09-13T17:14:00Z" w16du:dateUtc="2025-09-13T09:14:00Z"/>
                <w:rFonts w:ascii="楷体" w:eastAsia="楷体" w:hAnsi="楷体" w:hint="eastAsia"/>
                <w:szCs w:val="21"/>
              </w:rPr>
            </w:pPr>
            <w:ins w:id="881" w:author="T179966" w:date="2025-09-13T17:14:00Z" w16du:dateUtc="2025-09-13T09:14:00Z">
              <w:r w:rsidRPr="0033548A">
                <w:rPr>
                  <w:rFonts w:ascii="楷体" w:eastAsia="楷体" w:hAnsi="楷体"/>
                  <w:szCs w:val="21"/>
                </w:rPr>
                <w:t>2</w:t>
              </w:r>
            </w:ins>
            <w:ins w:id="882" w:author="T179966" w:date="2025-09-13T19:51:00Z" w16du:dateUtc="2025-09-13T11:51:00Z">
              <w:r w:rsidR="009601F3">
                <w:rPr>
                  <w:rFonts w:ascii="楷体" w:eastAsia="楷体" w:hAnsi="楷体" w:hint="eastAsia"/>
                  <w:szCs w:val="21"/>
                </w:rPr>
                <w:t>2</w:t>
              </w:r>
            </w:ins>
            <w:ins w:id="883" w:author="T179966" w:date="2025-09-13T17:14:00Z" w16du:dateUtc="2025-09-13T09:14:00Z">
              <w:r w:rsidRPr="0033548A">
                <w:rPr>
                  <w:rFonts w:ascii="楷体" w:eastAsia="楷体" w:hAnsi="楷体"/>
                  <w:szCs w:val="21"/>
                </w:rPr>
                <w:t xml:space="preserve">:        // 相似边生成  </w:t>
              </w:r>
            </w:ins>
          </w:p>
          <w:p w14:paraId="2A07344C" w14:textId="711B1D50" w:rsidR="00F03C77" w:rsidRPr="0033548A" w:rsidRDefault="00F03C77" w:rsidP="00971B20">
            <w:pPr>
              <w:spacing w:line="300" w:lineRule="auto"/>
              <w:rPr>
                <w:ins w:id="884" w:author="T179966" w:date="2025-09-13T17:14:00Z" w16du:dateUtc="2025-09-13T09:14:00Z"/>
                <w:rFonts w:ascii="楷体" w:eastAsia="楷体" w:hAnsi="楷体" w:hint="eastAsia"/>
                <w:szCs w:val="21"/>
              </w:rPr>
            </w:pPr>
            <w:ins w:id="885" w:author="T179966" w:date="2025-09-13T17:14:00Z" w16du:dateUtc="2025-09-13T09:14:00Z">
              <w:r w:rsidRPr="0033548A">
                <w:rPr>
                  <w:rFonts w:ascii="楷体" w:eastAsia="楷体" w:hAnsi="楷体"/>
                  <w:szCs w:val="21"/>
                </w:rPr>
                <w:t>2</w:t>
              </w:r>
            </w:ins>
            <w:ins w:id="886" w:author="T179966" w:date="2025-09-13T19:51:00Z" w16du:dateUtc="2025-09-13T11:51:00Z">
              <w:r w:rsidR="009601F3">
                <w:rPr>
                  <w:rFonts w:ascii="楷体" w:eastAsia="楷体" w:hAnsi="楷体" w:hint="eastAsia"/>
                  <w:szCs w:val="21"/>
                </w:rPr>
                <w:t>3</w:t>
              </w:r>
            </w:ins>
            <w:ins w:id="887" w:author="T179966" w:date="2025-09-13T17:14:00Z" w16du:dateUtc="2025-09-13T09:14:00Z">
              <w:r w:rsidRPr="0033548A">
                <w:rPr>
                  <w:rFonts w:ascii="楷体" w:eastAsia="楷体" w:hAnsi="楷体"/>
                  <w:szCs w:val="21"/>
                </w:rPr>
                <w:t xml:space="preserve">:        if </w:t>
              </w:r>
            </w:ins>
            <m:oMath>
              <m:r>
                <w:ins w:id="888" w:author="T179966" w:date="2025-09-13T19:29:00Z" w16du:dateUtc="2025-09-13T11:29:00Z">
                  <m:rPr>
                    <m:nor/>
                  </m:rPr>
                  <w:rPr>
                    <w:rFonts w:ascii="Cambria Math" w:eastAsia="楷体" w:hAnsi="楷体"/>
                    <w:szCs w:val="21"/>
                  </w:rPr>
                  <m:t>Cosine Similarity</m:t>
                </w:ins>
              </m:r>
              <m:r>
                <w:ins w:id="889" w:author="T179966" w:date="2025-09-13T19:29:00Z" w16du:dateUtc="2025-09-13T11:29:00Z">
                  <m:rPr>
                    <m:sty m:val="p"/>
                  </m:rPr>
                  <w:rPr>
                    <w:rFonts w:ascii="Cambria Math" w:eastAsia="楷体" w:hAnsi="楷体"/>
                    <w:szCs w:val="21"/>
                  </w:rPr>
                  <m:t>(</m:t>
                </w:ins>
              </m:r>
              <m:sSub>
                <m:sSubPr>
                  <m:ctrlPr>
                    <w:ins w:id="890" w:author="T179966" w:date="2025-09-13T19:29:00Z" w16du:dateUtc="2025-09-13T11:29:00Z">
                      <w:rPr>
                        <w:rFonts w:ascii="Cambria Math" w:eastAsia="楷体" w:hAnsi="楷体"/>
                        <w:i/>
                        <w:szCs w:val="21"/>
                      </w:rPr>
                    </w:ins>
                  </m:ctrlPr>
                </m:sSubPr>
                <m:e>
                  <m:r>
                    <w:ins w:id="891" w:author="T179966" w:date="2025-09-13T19:29:00Z" w16du:dateUtc="2025-09-13T11:29:00Z">
                      <w:rPr>
                        <w:rFonts w:ascii="Cambria Math" w:eastAsia="楷体" w:hAnsi="楷体"/>
                        <w:szCs w:val="21"/>
                      </w:rPr>
                      <m:t>r</m:t>
                    </w:ins>
                  </m:r>
                </m:e>
                <m:sub>
                  <m:r>
                    <w:ins w:id="892" w:author="T179966" w:date="2025-09-13T19:29:00Z" w16du:dateUtc="2025-09-13T11:29:00Z">
                      <w:rPr>
                        <w:rFonts w:ascii="Cambria Math" w:eastAsia="楷体" w:hAnsi="楷体"/>
                        <w:szCs w:val="21"/>
                      </w:rPr>
                      <m:t>i</m:t>
                    </w:ins>
                  </m:r>
                </m:sub>
              </m:sSub>
              <m:r>
                <w:ins w:id="893" w:author="T179966" w:date="2025-09-13T19:29:00Z" w16du:dateUtc="2025-09-13T11:29:00Z">
                  <m:rPr>
                    <m:nor/>
                  </m:rPr>
                  <w:rPr>
                    <w:rFonts w:ascii="Cambria Math" w:eastAsia="楷体" w:hAnsi="楷体"/>
                    <w:szCs w:val="21"/>
                  </w:rPr>
                  <m:t>,</m:t>
                </w:ins>
              </m:r>
              <m:sSub>
                <m:sSubPr>
                  <m:ctrlPr>
                    <w:ins w:id="894" w:author="T179966" w:date="2025-09-13T19:29:00Z" w16du:dateUtc="2025-09-13T11:29:00Z">
                      <w:rPr>
                        <w:rFonts w:ascii="Cambria Math" w:eastAsia="楷体" w:hAnsi="楷体"/>
                        <w:szCs w:val="21"/>
                      </w:rPr>
                    </w:ins>
                  </m:ctrlPr>
                </m:sSubPr>
                <m:e>
                  <m:r>
                    <w:ins w:id="895" w:author="T179966" w:date="2025-09-13T19:29:00Z" w16du:dateUtc="2025-09-13T11:29:00Z">
                      <m:rPr>
                        <m:nor/>
                      </m:rPr>
                      <w:rPr>
                        <w:rFonts w:ascii="Cambria Math" w:eastAsia="楷体" w:hAnsi="楷体"/>
                        <w:szCs w:val="21"/>
                      </w:rPr>
                      <m:t>r</m:t>
                    </w:ins>
                  </m:r>
                </m:e>
                <m:sub>
                  <m:r>
                    <w:ins w:id="896" w:author="T179966" w:date="2025-09-13T19:29:00Z" w16du:dateUtc="2025-09-13T11:29:00Z">
                      <w:rPr>
                        <w:rFonts w:ascii="Cambria Math" w:eastAsia="楷体" w:hAnsi="楷体"/>
                        <w:szCs w:val="21"/>
                      </w:rPr>
                      <m:t>j</m:t>
                    </w:ins>
                  </m:r>
                  <m:ctrlPr>
                    <w:ins w:id="897" w:author="T179966" w:date="2025-09-13T19:29:00Z" w16du:dateUtc="2025-09-13T11:29:00Z">
                      <w:rPr>
                        <w:rFonts w:ascii="Cambria Math" w:eastAsia="楷体" w:hAnsi="楷体"/>
                        <w:i/>
                        <w:szCs w:val="21"/>
                      </w:rPr>
                    </w:ins>
                  </m:ctrlPr>
                </m:sub>
              </m:sSub>
              <m:r>
                <w:ins w:id="898" w:author="T179966" w:date="2025-09-13T19:29:00Z" w16du:dateUtc="2025-09-13T11:29:00Z">
                  <w:rPr>
                    <w:rFonts w:ascii="Cambria Math" w:eastAsia="楷体" w:hAnsi="楷体"/>
                    <w:szCs w:val="21"/>
                  </w:rPr>
                  <m:t>)&gt;0.5</m:t>
                </w:ins>
              </m:r>
            </m:oMath>
            <w:ins w:id="899" w:author="T179966" w:date="2025-09-13T17:14:00Z" w16du:dateUtc="2025-09-13T09:14:00Z">
              <w:r w:rsidRPr="0033548A">
                <w:rPr>
                  <w:rFonts w:ascii="楷体" w:eastAsia="楷体" w:hAnsi="楷体"/>
                  <w:szCs w:val="21"/>
                </w:rPr>
                <w:t xml:space="preserve"> then</w:t>
              </w:r>
            </w:ins>
          </w:p>
          <w:p w14:paraId="716E1442" w14:textId="6D1A578E" w:rsidR="00F03C77" w:rsidRPr="0033548A" w:rsidRDefault="00F03C77" w:rsidP="00971B20">
            <w:pPr>
              <w:spacing w:line="300" w:lineRule="auto"/>
              <w:rPr>
                <w:ins w:id="900" w:author="T179966" w:date="2025-09-13T17:14:00Z" w16du:dateUtc="2025-09-13T09:14:00Z"/>
                <w:rFonts w:ascii="楷体" w:eastAsia="楷体" w:hAnsi="楷体" w:hint="eastAsia"/>
                <w:szCs w:val="21"/>
              </w:rPr>
            </w:pPr>
            <w:ins w:id="901" w:author="T179966" w:date="2025-09-13T17:14:00Z" w16du:dateUtc="2025-09-13T09:14:00Z">
              <w:r w:rsidRPr="0033548A">
                <w:rPr>
                  <w:rFonts w:ascii="楷体" w:eastAsia="楷体" w:hAnsi="楷体"/>
                  <w:szCs w:val="21"/>
                </w:rPr>
                <w:t>2</w:t>
              </w:r>
            </w:ins>
            <w:ins w:id="902" w:author="T179966" w:date="2025-09-13T19:51:00Z" w16du:dateUtc="2025-09-13T11:51:00Z">
              <w:r w:rsidR="009601F3">
                <w:rPr>
                  <w:rFonts w:ascii="楷体" w:eastAsia="楷体" w:hAnsi="楷体" w:hint="eastAsia"/>
                  <w:szCs w:val="21"/>
                </w:rPr>
                <w:t>4</w:t>
              </w:r>
            </w:ins>
            <w:ins w:id="903" w:author="T179966" w:date="2025-09-13T17:14:00Z" w16du:dateUtc="2025-09-13T09:14:00Z">
              <w:r w:rsidRPr="0033548A">
                <w:rPr>
                  <w:rFonts w:ascii="楷体" w:eastAsia="楷体" w:hAnsi="楷体"/>
                  <w:szCs w:val="21"/>
                </w:rPr>
                <w:t>:            E.append((r, v, "similar"))</w:t>
              </w:r>
            </w:ins>
          </w:p>
          <w:p w14:paraId="270C2136" w14:textId="334FE226" w:rsidR="00F03C77" w:rsidRPr="0033548A" w:rsidRDefault="00F03C77" w:rsidP="00971B20">
            <w:pPr>
              <w:spacing w:line="300" w:lineRule="auto"/>
              <w:rPr>
                <w:ins w:id="904" w:author="T179966" w:date="2025-09-13T17:14:00Z" w16du:dateUtc="2025-09-13T09:14:00Z"/>
                <w:rFonts w:ascii="楷体" w:eastAsia="楷体" w:hAnsi="楷体" w:hint="eastAsia"/>
                <w:szCs w:val="21"/>
              </w:rPr>
            </w:pPr>
            <w:ins w:id="905" w:author="T179966" w:date="2025-09-13T17:14:00Z" w16du:dateUtc="2025-09-13T09:14:00Z">
              <w:r w:rsidRPr="0033548A">
                <w:rPr>
                  <w:rFonts w:ascii="楷体" w:eastAsia="楷体" w:hAnsi="楷体"/>
                  <w:szCs w:val="21"/>
                </w:rPr>
                <w:t>2</w:t>
              </w:r>
            </w:ins>
            <w:ins w:id="906" w:author="T179966" w:date="2025-09-13T19:52:00Z" w16du:dateUtc="2025-09-13T11:52:00Z">
              <w:r w:rsidR="009601F3">
                <w:rPr>
                  <w:rFonts w:ascii="楷体" w:eastAsia="楷体" w:hAnsi="楷体" w:hint="eastAsia"/>
                  <w:szCs w:val="21"/>
                </w:rPr>
                <w:t>5</w:t>
              </w:r>
            </w:ins>
            <w:ins w:id="907" w:author="T179966" w:date="2025-09-13T17:14:00Z" w16du:dateUtc="2025-09-13T09:14:00Z">
              <w:r w:rsidRPr="0033548A">
                <w:rPr>
                  <w:rFonts w:ascii="楷体" w:eastAsia="楷体" w:hAnsi="楷体"/>
                  <w:szCs w:val="21"/>
                </w:rPr>
                <w:t xml:space="preserve">:        </w:t>
              </w:r>
            </w:ins>
          </w:p>
          <w:p w14:paraId="1762EA90" w14:textId="2468944E" w:rsidR="00F03C77" w:rsidRPr="0033548A" w:rsidRDefault="00F03C77" w:rsidP="00971B20">
            <w:pPr>
              <w:spacing w:line="300" w:lineRule="auto"/>
              <w:rPr>
                <w:ins w:id="908" w:author="T179966" w:date="2025-09-13T17:14:00Z" w16du:dateUtc="2025-09-13T09:14:00Z"/>
                <w:rFonts w:ascii="楷体" w:eastAsia="楷体" w:hAnsi="楷体" w:hint="eastAsia"/>
                <w:szCs w:val="21"/>
              </w:rPr>
            </w:pPr>
            <w:ins w:id="909" w:author="T179966" w:date="2025-09-13T17:14:00Z" w16du:dateUtc="2025-09-13T09:14:00Z">
              <w:r w:rsidRPr="0033548A">
                <w:rPr>
                  <w:rFonts w:ascii="楷体" w:eastAsia="楷体" w:hAnsi="楷体"/>
                  <w:szCs w:val="21"/>
                </w:rPr>
                <w:t>2</w:t>
              </w:r>
            </w:ins>
            <w:ins w:id="910" w:author="T179966" w:date="2025-09-13T19:52:00Z" w16du:dateUtc="2025-09-13T11:52:00Z">
              <w:r w:rsidR="009601F3">
                <w:rPr>
                  <w:rFonts w:ascii="楷体" w:eastAsia="楷体" w:hAnsi="楷体" w:hint="eastAsia"/>
                  <w:szCs w:val="21"/>
                </w:rPr>
                <w:t>6</w:t>
              </w:r>
            </w:ins>
            <w:ins w:id="911" w:author="T179966" w:date="2025-09-13T17:14:00Z" w16du:dateUtc="2025-09-13T09:14:00Z">
              <w:r w:rsidRPr="0033548A">
                <w:rPr>
                  <w:rFonts w:ascii="楷体" w:eastAsia="楷体" w:hAnsi="楷体"/>
                  <w:szCs w:val="21"/>
                </w:rPr>
                <w:t>:        // 点赞边生成</w:t>
              </w:r>
            </w:ins>
          </w:p>
          <w:p w14:paraId="48CD56E7" w14:textId="5D42996D" w:rsidR="00F03C77" w:rsidRPr="0033548A" w:rsidRDefault="009601F3" w:rsidP="00971B20">
            <w:pPr>
              <w:spacing w:line="300" w:lineRule="auto"/>
              <w:rPr>
                <w:ins w:id="912" w:author="T179966" w:date="2025-09-13T17:14:00Z" w16du:dateUtc="2025-09-13T09:14:00Z"/>
                <w:rFonts w:ascii="楷体" w:eastAsia="楷体" w:hAnsi="楷体" w:hint="eastAsia"/>
                <w:szCs w:val="21"/>
              </w:rPr>
            </w:pPr>
            <w:ins w:id="913" w:author="T179966" w:date="2025-09-13T19:52:00Z" w16du:dateUtc="2025-09-13T11:52:00Z">
              <w:r>
                <w:rPr>
                  <w:rFonts w:ascii="楷体" w:eastAsia="楷体" w:hAnsi="楷体" w:hint="eastAsia"/>
                  <w:szCs w:val="21"/>
                </w:rPr>
                <w:t>27</w:t>
              </w:r>
            </w:ins>
            <w:ins w:id="914" w:author="T179966" w:date="2025-09-13T17:14:00Z" w16du:dateUtc="2025-09-13T09:14:00Z">
              <w:r w:rsidR="00F03C77" w:rsidRPr="0033548A">
                <w:rPr>
                  <w:rFonts w:ascii="楷体" w:eastAsia="楷体" w:hAnsi="楷体"/>
                  <w:szCs w:val="21"/>
                </w:rPr>
                <w:t xml:space="preserve">:        if </w:t>
              </w:r>
            </w:ins>
            <m:oMath>
              <m:r>
                <w:ins w:id="915" w:author="T179966" w:date="2025-09-13T19:30:00Z" w16du:dateUtc="2025-09-13T11:30:00Z">
                  <m:rPr>
                    <m:nor/>
                  </m:rPr>
                  <w:rPr>
                    <w:rFonts w:ascii="Cambria Math" w:eastAsia="楷体" w:hAnsi="楷体"/>
                    <w:szCs w:val="21"/>
                  </w:rPr>
                  <m:t>GenerateLikeBehavior</m:t>
                </w:ins>
              </m:r>
              <m:r>
                <w:ins w:id="916" w:author="T179966" w:date="2025-09-13T19:30:00Z" w16du:dateUtc="2025-09-13T11:30:00Z">
                  <m:rPr>
                    <m:sty m:val="p"/>
                  </m:rPr>
                  <w:rPr>
                    <w:rFonts w:ascii="Cambria Math" w:eastAsia="楷体" w:hAnsi="楷体"/>
                    <w:szCs w:val="21"/>
                  </w:rPr>
                  <m:t>(</m:t>
                </w:ins>
              </m:r>
              <m:sSub>
                <m:sSubPr>
                  <m:ctrlPr>
                    <w:ins w:id="917" w:author="T179966" w:date="2025-09-13T19:30:00Z" w16du:dateUtc="2025-09-13T11:30:00Z">
                      <w:rPr>
                        <w:rFonts w:ascii="Cambria Math" w:eastAsia="楷体" w:hAnsi="楷体"/>
                        <w:i/>
                        <w:szCs w:val="21"/>
                      </w:rPr>
                    </w:ins>
                  </m:ctrlPr>
                </m:sSubPr>
                <m:e>
                  <m:r>
                    <w:ins w:id="918" w:author="T179966" w:date="2025-09-13T19:30:00Z" w16du:dateUtc="2025-09-13T11:30:00Z">
                      <w:rPr>
                        <w:rFonts w:ascii="Cambria Math" w:eastAsia="楷体" w:hAnsi="楷体"/>
                        <w:szCs w:val="21"/>
                      </w:rPr>
                      <m:t>r</m:t>
                    </w:ins>
                  </m:r>
                </m:e>
                <m:sub>
                  <m:r>
                    <w:ins w:id="919" w:author="T179966" w:date="2025-09-13T19:30:00Z" w16du:dateUtc="2025-09-13T11:30:00Z">
                      <w:rPr>
                        <w:rFonts w:ascii="Cambria Math" w:eastAsia="楷体" w:hAnsi="楷体"/>
                        <w:szCs w:val="21"/>
                      </w:rPr>
                      <m:t>i</m:t>
                    </w:ins>
                  </m:r>
                </m:sub>
              </m:sSub>
              <m:r>
                <w:ins w:id="920" w:author="T179966" w:date="2025-09-13T19:30:00Z" w16du:dateUtc="2025-09-13T11:30:00Z">
                  <w:rPr>
                    <w:rFonts w:ascii="Cambria Math" w:eastAsia="楷体" w:hAnsi="楷体"/>
                    <w:szCs w:val="21"/>
                  </w:rPr>
                  <m:t>,</m:t>
                </w:ins>
              </m:r>
              <m:sSub>
                <m:sSubPr>
                  <m:ctrlPr>
                    <w:ins w:id="921" w:author="T179966" w:date="2025-09-13T19:30:00Z" w16du:dateUtc="2025-09-13T11:30:00Z">
                      <w:rPr>
                        <w:rFonts w:ascii="Cambria Math" w:eastAsia="楷体" w:hAnsi="楷体"/>
                        <w:i/>
                        <w:szCs w:val="21"/>
                      </w:rPr>
                    </w:ins>
                  </m:ctrlPr>
                </m:sSubPr>
                <m:e>
                  <m:r>
                    <w:ins w:id="922" w:author="T179966" w:date="2025-09-13T19:30:00Z" w16du:dateUtc="2025-09-13T11:30:00Z">
                      <w:rPr>
                        <w:rFonts w:ascii="Cambria Math" w:eastAsia="楷体" w:hAnsi="楷体"/>
                        <w:szCs w:val="21"/>
                      </w:rPr>
                      <m:t>r</m:t>
                    </w:ins>
                  </m:r>
                </m:e>
                <m:sub>
                  <m:r>
                    <w:ins w:id="923" w:author="T179966" w:date="2025-09-13T19:30:00Z" w16du:dateUtc="2025-09-13T11:30:00Z">
                      <w:rPr>
                        <w:rFonts w:ascii="Cambria Math" w:eastAsia="楷体" w:hAnsi="楷体"/>
                        <w:szCs w:val="21"/>
                      </w:rPr>
                      <m:t>j</m:t>
                    </w:ins>
                  </m:r>
                </m:sub>
              </m:sSub>
              <m:r>
                <w:ins w:id="924" w:author="T179966" w:date="2025-09-13T19:30:00Z" w16du:dateUtc="2025-09-13T11:30:00Z">
                  <w:rPr>
                    <w:rFonts w:ascii="Cambria Math" w:eastAsia="楷体" w:hAnsi="楷体"/>
                    <w:szCs w:val="21"/>
                  </w:rPr>
                  <m:t>)</m:t>
                </w:ins>
              </m:r>
            </m:oMath>
            <w:ins w:id="925" w:author="T179966" w:date="2025-09-13T17:14:00Z" w16du:dateUtc="2025-09-13T09:14:00Z">
              <w:r w:rsidR="00F03C77" w:rsidRPr="0033548A">
                <w:rPr>
                  <w:rFonts w:ascii="楷体" w:eastAsia="楷体" w:hAnsi="楷体"/>
                  <w:szCs w:val="21"/>
                </w:rPr>
                <w:t xml:space="preserve"> then</w:t>
              </w:r>
            </w:ins>
          </w:p>
          <w:p w14:paraId="088BA56D" w14:textId="7D9F608A" w:rsidR="00F03C77" w:rsidRPr="0033548A" w:rsidRDefault="009601F3" w:rsidP="00971B20">
            <w:pPr>
              <w:spacing w:line="300" w:lineRule="auto"/>
              <w:rPr>
                <w:ins w:id="926" w:author="T179966" w:date="2025-09-13T17:14:00Z" w16du:dateUtc="2025-09-13T09:14:00Z"/>
                <w:rFonts w:ascii="楷体" w:eastAsia="楷体" w:hAnsi="楷体" w:hint="eastAsia"/>
                <w:szCs w:val="21"/>
              </w:rPr>
            </w:pPr>
            <w:ins w:id="927" w:author="T179966" w:date="2025-09-13T19:52:00Z" w16du:dateUtc="2025-09-13T11:52:00Z">
              <w:r>
                <w:rPr>
                  <w:rFonts w:ascii="楷体" w:eastAsia="楷体" w:hAnsi="楷体" w:hint="eastAsia"/>
                  <w:szCs w:val="21"/>
                </w:rPr>
                <w:lastRenderedPageBreak/>
                <w:t>28</w:t>
              </w:r>
            </w:ins>
            <w:ins w:id="928" w:author="T179966" w:date="2025-09-13T17:14:00Z" w16du:dateUtc="2025-09-13T09:14:00Z">
              <w:r w:rsidR="00F03C77" w:rsidRPr="0033548A">
                <w:rPr>
                  <w:rFonts w:ascii="楷体" w:eastAsia="楷体" w:hAnsi="楷体"/>
                  <w:szCs w:val="21"/>
                </w:rPr>
                <w:t>:            E.append((r, v, "like"))</w:t>
              </w:r>
            </w:ins>
          </w:p>
          <w:p w14:paraId="70560157" w14:textId="42E5FDB5" w:rsidR="00F03C77" w:rsidRPr="0033548A" w:rsidRDefault="009601F3" w:rsidP="00971B20">
            <w:pPr>
              <w:spacing w:line="300" w:lineRule="auto"/>
              <w:rPr>
                <w:ins w:id="929" w:author="T179966" w:date="2025-09-13T17:14:00Z" w16du:dateUtc="2025-09-13T09:14:00Z"/>
                <w:rFonts w:ascii="楷体" w:eastAsia="楷体" w:hAnsi="楷体" w:hint="eastAsia"/>
                <w:szCs w:val="21"/>
              </w:rPr>
            </w:pPr>
            <w:ins w:id="930" w:author="T179966" w:date="2025-09-13T19:52:00Z" w16du:dateUtc="2025-09-13T11:52:00Z">
              <w:r>
                <w:rPr>
                  <w:rFonts w:ascii="楷体" w:eastAsia="楷体" w:hAnsi="楷体" w:hint="eastAsia"/>
                  <w:szCs w:val="21"/>
                </w:rPr>
                <w:t>29</w:t>
              </w:r>
            </w:ins>
            <w:ins w:id="931" w:author="T179966" w:date="2025-09-13T17:14:00Z" w16du:dateUtc="2025-09-13T09:14:00Z">
              <w:r w:rsidR="00F03C77" w:rsidRPr="0033548A">
                <w:rPr>
                  <w:rFonts w:ascii="楷体" w:eastAsia="楷体" w:hAnsi="楷体"/>
                  <w:szCs w:val="21"/>
                </w:rPr>
                <w:t>:    end for</w:t>
              </w:r>
            </w:ins>
          </w:p>
          <w:p w14:paraId="5E20D2D2" w14:textId="171D6CEF" w:rsidR="009601F3" w:rsidRDefault="009601F3" w:rsidP="00971B20">
            <w:pPr>
              <w:spacing w:line="300" w:lineRule="auto"/>
              <w:rPr>
                <w:ins w:id="932" w:author="T179966" w:date="2025-09-13T19:34:00Z" w16du:dateUtc="2025-09-13T11:34:00Z"/>
                <w:rFonts w:ascii="楷体" w:eastAsia="楷体" w:hAnsi="楷体" w:hint="eastAsia"/>
                <w:szCs w:val="21"/>
              </w:rPr>
            </w:pPr>
            <w:ins w:id="933" w:author="T179966" w:date="2025-09-13T19:52:00Z" w16du:dateUtc="2025-09-13T11:52:00Z">
              <w:r>
                <w:rPr>
                  <w:rFonts w:ascii="楷体" w:eastAsia="楷体" w:hAnsi="楷体" w:hint="eastAsia"/>
                  <w:szCs w:val="21"/>
                </w:rPr>
                <w:t>30</w:t>
              </w:r>
            </w:ins>
            <w:ins w:id="934" w:author="T179966" w:date="2025-09-13T17:14:00Z" w16du:dateUtc="2025-09-13T09:14:00Z">
              <w:r w:rsidR="00F03C77" w:rsidRPr="0033548A">
                <w:rPr>
                  <w:rFonts w:ascii="楷体" w:eastAsia="楷体" w:hAnsi="楷体"/>
                  <w:szCs w:val="21"/>
                </w:rPr>
                <w:t>: end for</w:t>
              </w:r>
            </w:ins>
          </w:p>
          <w:p w14:paraId="6823AC8A" w14:textId="4D2A7BCA" w:rsidR="00672B97" w:rsidRDefault="009601F3" w:rsidP="00971B20">
            <w:pPr>
              <w:spacing w:line="300" w:lineRule="auto"/>
              <w:rPr>
                <w:ins w:id="935" w:author="T179966" w:date="2025-09-13T19:34:00Z" w16du:dateUtc="2025-09-13T11:34:00Z"/>
                <w:rFonts w:ascii="楷体" w:eastAsia="楷体" w:hAnsi="楷体" w:hint="eastAsia"/>
                <w:szCs w:val="21"/>
              </w:rPr>
            </w:pPr>
            <w:ins w:id="936" w:author="T179966" w:date="2025-09-13T19:52:00Z" w16du:dateUtc="2025-09-13T11:52:00Z">
              <w:r>
                <w:rPr>
                  <w:rFonts w:ascii="楷体" w:eastAsia="楷体" w:hAnsi="楷体" w:hint="eastAsia"/>
                  <w:szCs w:val="21"/>
                </w:rPr>
                <w:t xml:space="preserve">31: </w:t>
              </w:r>
            </w:ins>
            <w:ins w:id="937" w:author="T179966" w:date="2025-09-13T19:34:00Z" w16du:dateUtc="2025-09-13T11:34:00Z">
              <w:r w:rsidR="00672B97">
                <w:rPr>
                  <w:rFonts w:ascii="楷体" w:eastAsia="楷体" w:hAnsi="楷体" w:hint="eastAsia"/>
                  <w:szCs w:val="21"/>
                </w:rPr>
                <w:t>//新闻</w:t>
              </w:r>
            </w:ins>
            <w:ins w:id="938" w:author="T179966" w:date="2025-09-13T19:36:00Z" w16du:dateUtc="2025-09-13T11:36:00Z">
              <w:r w:rsidR="00672B97">
                <w:rPr>
                  <w:rFonts w:ascii="楷体" w:eastAsia="楷体" w:hAnsi="楷体" w:hint="eastAsia"/>
                  <w:szCs w:val="21"/>
                </w:rPr>
                <w:t>节点添加</w:t>
              </w:r>
            </w:ins>
            <w:ins w:id="939" w:author="T179966" w:date="2025-09-13T19:34:00Z" w16du:dateUtc="2025-09-13T11:34:00Z">
              <w:r w:rsidR="00672B97">
                <w:rPr>
                  <w:rFonts w:ascii="楷体" w:eastAsia="楷体" w:hAnsi="楷体" w:hint="eastAsia"/>
                  <w:szCs w:val="21"/>
                </w:rPr>
                <w:t>写作意图</w:t>
              </w:r>
            </w:ins>
            <w:ins w:id="940" w:author="T179966" w:date="2025-09-13T19:36:00Z" w16du:dateUtc="2025-09-13T11:36:00Z">
              <w:r w:rsidR="00672B97">
                <w:rPr>
                  <w:rFonts w:ascii="楷体" w:eastAsia="楷体" w:hAnsi="楷体" w:hint="eastAsia"/>
                  <w:szCs w:val="21"/>
                </w:rPr>
                <w:t>和传播意图</w:t>
              </w:r>
            </w:ins>
          </w:p>
          <w:p w14:paraId="2AC49C58" w14:textId="33042FD7" w:rsidR="00672B97" w:rsidRPr="00672B97" w:rsidRDefault="009601F3">
            <w:pPr>
              <w:pStyle w:val="3"/>
              <w:widowControl/>
              <w:shd w:val="clear" w:color="auto" w:fill="FFFFFF"/>
              <w:spacing w:before="120" w:after="120" w:line="21" w:lineRule="atLeast"/>
              <w:jc w:val="both"/>
              <w:rPr>
                <w:ins w:id="941" w:author="T179966" w:date="2025-09-13T19:37:00Z" w16du:dateUtc="2025-09-13T11:37:00Z"/>
                <w:rFonts w:ascii="Cambria Math" w:eastAsia="楷体" w:hAnsi="Cambria Math" w:hint="default"/>
                <w:b w:val="0"/>
                <w:bCs w:val="0"/>
                <w:sz w:val="21"/>
                <w:szCs w:val="21"/>
              </w:rPr>
              <w:pPrChange w:id="942" w:author="T179966" w:date="2025-09-13T19:52:00Z" w16du:dateUtc="2025-09-13T11:52:00Z">
                <w:pPr>
                  <w:pStyle w:val="3"/>
                  <w:widowControl/>
                  <w:shd w:val="clear" w:color="auto" w:fill="FFFFFF"/>
                  <w:spacing w:before="120" w:after="120" w:line="21" w:lineRule="atLeast"/>
                  <w:jc w:val="center"/>
                </w:pPr>
              </w:pPrChange>
            </w:pPr>
            <w:ins w:id="943" w:author="T179966" w:date="2025-09-13T19:52:00Z" w16du:dateUtc="2025-09-13T11:52:00Z">
              <w:r>
                <w:rPr>
                  <w:rFonts w:ascii="楷体" w:eastAsia="楷体" w:hAnsi="楷体"/>
                  <w:b w:val="0"/>
                  <w:bCs w:val="0"/>
                  <w:sz w:val="21"/>
                  <w:szCs w:val="21"/>
                </w:rPr>
                <w:t>32:</w:t>
              </w:r>
            </w:ins>
            <w:ins w:id="944" w:author="T179966" w:date="2025-09-13T19:53:00Z" w16du:dateUtc="2025-09-13T11:53:00Z">
              <w:r>
                <w:rPr>
                  <w:rFonts w:ascii="楷体" w:eastAsia="楷体" w:hAnsi="楷体"/>
                  <w:b w:val="0"/>
                  <w:bCs w:val="0"/>
                  <w:sz w:val="21"/>
                  <w:szCs w:val="21"/>
                </w:rPr>
                <w:t xml:space="preserve"> </w:t>
              </w:r>
            </w:ins>
            <m:oMath>
              <m:sSub>
                <m:sSubPr>
                  <m:ctrlPr>
                    <w:ins w:id="945" w:author="T179966" w:date="2025-09-13T19:34:00Z" w16du:dateUtc="2025-09-13T11:34:00Z">
                      <w:rPr>
                        <w:rFonts w:ascii="Cambria Math" w:eastAsia="楷体" w:hAnsi="Cambria Math" w:hint="default"/>
                        <w:b w:val="0"/>
                        <w:bCs w:val="0"/>
                        <w:i/>
                        <w:sz w:val="21"/>
                        <w:szCs w:val="21"/>
                      </w:rPr>
                    </w:ins>
                  </m:ctrlPr>
                </m:sSubPr>
                <m:e>
                  <m:r>
                    <w:ins w:id="946" w:author="T179966" w:date="2025-09-13T19:34:00Z" w16du:dateUtc="2025-09-13T11:34:00Z">
                      <m:rPr>
                        <m:sty m:val="bi"/>
                      </m:rPr>
                      <w:rPr>
                        <w:rFonts w:ascii="Cambria Math" w:eastAsia="楷体" w:hAnsi="Cambria Math" w:hint="default"/>
                        <w:sz w:val="21"/>
                        <w:szCs w:val="21"/>
                      </w:rPr>
                      <m:t>I</m:t>
                    </w:ins>
                  </m:r>
                </m:e>
                <m:sub>
                  <m:r>
                    <w:ins w:id="947" w:author="T179966" w:date="2025-09-13T19:34:00Z" w16du:dateUtc="2025-09-13T11:34:00Z">
                      <m:rPr>
                        <m:sty m:val="bi"/>
                      </m:rPr>
                      <w:rPr>
                        <w:rFonts w:ascii="Cambria Math" w:eastAsia="楷体" w:hAnsi="Cambria Math" w:hint="default"/>
                        <w:sz w:val="21"/>
                        <w:szCs w:val="21"/>
                      </w:rPr>
                      <m:t>t</m:t>
                    </w:ins>
                  </m:r>
                </m:sub>
              </m:sSub>
              <m:r>
                <w:ins w:id="948" w:author="T179966" w:date="2025-09-13T19:34:00Z" w16du:dateUtc="2025-09-13T11:34:00Z">
                  <m:rPr>
                    <m:sty m:val="bi"/>
                  </m:rPr>
                  <w:rPr>
                    <w:rFonts w:ascii="Cambria Math" w:eastAsia="楷体" w:hAnsi="Cambria Math" w:hint="default"/>
                    <w:sz w:val="21"/>
                    <w:szCs w:val="21"/>
                  </w:rPr>
                  <m:t>=</m:t>
                </w:ins>
              </m:r>
              <m:nary>
                <m:naryPr>
                  <m:chr m:val="∑"/>
                  <m:ctrlPr>
                    <w:ins w:id="949" w:author="T179966" w:date="2025-09-13T19:34:00Z" w16du:dateUtc="2025-09-13T11:34:00Z">
                      <w:rPr>
                        <w:rFonts w:ascii="Cambria Math" w:eastAsia="楷体" w:hAnsi="Cambria Math" w:hint="default"/>
                        <w:b w:val="0"/>
                        <w:bCs w:val="0"/>
                        <w:i/>
                        <w:sz w:val="21"/>
                        <w:szCs w:val="21"/>
                      </w:rPr>
                    </w:ins>
                  </m:ctrlPr>
                </m:naryPr>
                <m:sub>
                  <m:r>
                    <w:ins w:id="950" w:author="T179966" w:date="2025-09-13T19:34:00Z" w16du:dateUtc="2025-09-13T11:34:00Z">
                      <m:rPr>
                        <m:sty m:val="bi"/>
                      </m:rPr>
                      <w:rPr>
                        <w:rFonts w:ascii="Cambria Math" w:eastAsia="楷体" w:hAnsi="Cambria Math" w:hint="default"/>
                        <w:sz w:val="21"/>
                        <w:szCs w:val="21"/>
                      </w:rPr>
                      <m:t>i=1</m:t>
                    </w:ins>
                  </m:r>
                </m:sub>
                <m:sup>
                  <m:r>
                    <w:ins w:id="951" w:author="T179966" w:date="2025-09-13T19:34:00Z" w16du:dateUtc="2025-09-13T11:34:00Z">
                      <m:rPr>
                        <m:sty m:val="bi"/>
                      </m:rPr>
                      <w:rPr>
                        <w:rFonts w:ascii="Cambria Math" w:eastAsia="楷体" w:hAnsi="Cambria Math" w:hint="default"/>
                        <w:sz w:val="21"/>
                        <w:szCs w:val="21"/>
                      </w:rPr>
                      <m:t>n</m:t>
                    </w:ins>
                  </m:r>
                </m:sup>
                <m:e>
                  <m:sSub>
                    <m:sSubPr>
                      <m:ctrlPr>
                        <w:ins w:id="952" w:author="T179966" w:date="2025-09-13T19:34:00Z" w16du:dateUtc="2025-09-13T11:34:00Z">
                          <w:rPr>
                            <w:rFonts w:ascii="Cambria Math" w:eastAsia="楷体" w:hAnsi="Cambria Math" w:hint="default"/>
                            <w:b w:val="0"/>
                            <w:bCs w:val="0"/>
                            <w:i/>
                            <w:sz w:val="21"/>
                            <w:szCs w:val="21"/>
                          </w:rPr>
                        </w:ins>
                      </m:ctrlPr>
                    </m:sSubPr>
                    <m:e>
                      <m:r>
                        <w:ins w:id="953" w:author="T179966" w:date="2025-09-13T19:34:00Z" w16du:dateUtc="2025-09-13T11:34:00Z">
                          <m:rPr>
                            <m:sty m:val="bi"/>
                          </m:rPr>
                          <w:rPr>
                            <w:rFonts w:ascii="Cambria Math" w:eastAsia="楷体" w:hAnsi="Cambria Math" w:hint="default"/>
                            <w:sz w:val="21"/>
                            <w:szCs w:val="21"/>
                          </w:rPr>
                          <m:t>ω</m:t>
                        </w:ins>
                      </m:r>
                    </m:e>
                    <m:sub>
                      <m:r>
                        <w:ins w:id="954" w:author="T179966" w:date="2025-09-13T19:34:00Z" w16du:dateUtc="2025-09-13T11:34:00Z">
                          <m:rPr>
                            <m:sty m:val="bi"/>
                          </m:rPr>
                          <w:rPr>
                            <w:rFonts w:ascii="Cambria Math" w:eastAsia="楷体" w:hAnsi="Cambria Math" w:hint="default"/>
                            <w:sz w:val="21"/>
                            <w:szCs w:val="21"/>
                          </w:rPr>
                          <m:t>i</m:t>
                        </w:ins>
                      </m:r>
                    </m:sub>
                  </m:sSub>
                  <m:r>
                    <w:ins w:id="955" w:author="T179966" w:date="2025-09-13T19:34:00Z" w16du:dateUtc="2025-09-13T11:34:00Z">
                      <m:rPr>
                        <m:sty m:val="bi"/>
                      </m:rPr>
                      <w:rPr>
                        <w:rFonts w:ascii="Cambria Math" w:eastAsia="MS Gothic" w:hAnsi="Cambria Math" w:cs="MS Gothic" w:hint="default"/>
                        <w:sz w:val="21"/>
                        <w:szCs w:val="21"/>
                      </w:rPr>
                      <m:t>⋅</m:t>
                    </w:ins>
                  </m:r>
                  <m:r>
                    <w:ins w:id="956" w:author="T179966" w:date="2025-09-13T19:34:00Z" w16du:dateUtc="2025-09-13T11:34:00Z">
                      <m:rPr>
                        <m:nor/>
                      </m:rPr>
                      <w:rPr>
                        <w:rFonts w:ascii="Cambria Math" w:eastAsia="楷体" w:hAnsi="Cambria Math"/>
                        <w:b w:val="0"/>
                        <w:bCs w:val="0"/>
                        <w:sz w:val="21"/>
                        <w:szCs w:val="21"/>
                        <w:rPrChange w:id="957" w:author="T179966" w:date="2025-09-13T19:36:00Z" w16du:dateUtc="2025-09-13T11:36:00Z">
                          <w:rPr>
                            <w:rFonts w:ascii="Cambria Math" w:eastAsia="楷体" w:hAnsi="楷体"/>
                            <w:szCs w:val="21"/>
                          </w:rPr>
                        </w:rPrChange>
                      </w:rPr>
                      <m:t>PredictExpertWritingIntent</m:t>
                    </w:ins>
                  </m:r>
                  <m:r>
                    <w:ins w:id="958" w:author="T179966" w:date="2025-09-13T19:34:00Z" w16du:dateUtc="2025-09-13T11:34:00Z">
                      <m:rPr>
                        <m:sty m:val="b"/>
                      </m:rPr>
                      <w:rPr>
                        <w:rFonts w:ascii="Cambria Math" w:eastAsia="楷体" w:hAnsi="Cambria Math" w:hint="default"/>
                        <w:sz w:val="21"/>
                        <w:szCs w:val="21"/>
                      </w:rPr>
                      <m:t>(</m:t>
                    </w:ins>
                  </m:r>
                  <m:r>
                    <w:ins w:id="959" w:author="T179966" w:date="2025-09-13T19:34:00Z" w16du:dateUtc="2025-09-13T11:34:00Z">
                      <m:rPr>
                        <m:sty m:val="bi"/>
                      </m:rPr>
                      <w:rPr>
                        <w:rFonts w:ascii="Cambria Math" w:eastAsia="楷体" w:hAnsi="Cambria Math" w:hint="default"/>
                        <w:sz w:val="21"/>
                        <w:szCs w:val="21"/>
                      </w:rPr>
                      <m:t>N</m:t>
                    </w:ins>
                  </m:r>
                  <m:r>
                    <w:ins w:id="960" w:author="T179966" w:date="2025-09-13T19:34:00Z" w16du:dateUtc="2025-09-13T11:34:00Z">
                      <m:rPr>
                        <m:sty m:val="b"/>
                      </m:rPr>
                      <w:rPr>
                        <w:rFonts w:ascii="Cambria Math" w:eastAsia="楷体" w:hAnsi="Cambria Math" w:hint="default"/>
                        <w:sz w:val="21"/>
                        <w:szCs w:val="21"/>
                      </w:rPr>
                      <m:t>,</m:t>
                    </w:ins>
                  </m:r>
                  <m:sSub>
                    <m:sSubPr>
                      <m:ctrlPr>
                        <w:ins w:id="961" w:author="T179966" w:date="2025-09-13T19:34:00Z" w16du:dateUtc="2025-09-13T11:34:00Z">
                          <w:rPr>
                            <w:rFonts w:ascii="Cambria Math" w:eastAsia="楷体" w:hAnsi="Cambria Math" w:hint="default"/>
                            <w:b w:val="0"/>
                            <w:bCs w:val="0"/>
                            <w:i/>
                            <w:sz w:val="21"/>
                            <w:szCs w:val="21"/>
                          </w:rPr>
                        </w:ins>
                      </m:ctrlPr>
                    </m:sSubPr>
                    <m:e>
                      <m:r>
                        <w:ins w:id="962" w:author="T179966" w:date="2025-09-13T19:34:00Z" w16du:dateUtc="2025-09-13T11:34:00Z">
                          <m:rPr>
                            <m:sty m:val="bi"/>
                          </m:rPr>
                          <w:rPr>
                            <w:rFonts w:ascii="Cambria Math" w:eastAsia="楷体" w:hAnsi="Cambria Math" w:hint="default"/>
                            <w:sz w:val="21"/>
                            <w:szCs w:val="21"/>
                          </w:rPr>
                          <m:t>e</m:t>
                        </w:ins>
                      </m:r>
                    </m:e>
                    <m:sub>
                      <m:r>
                        <w:ins w:id="963" w:author="T179966" w:date="2025-09-13T19:34:00Z" w16du:dateUtc="2025-09-13T11:34:00Z">
                          <m:rPr>
                            <m:sty m:val="bi"/>
                          </m:rPr>
                          <w:rPr>
                            <w:rFonts w:ascii="Cambria Math" w:eastAsia="楷体" w:hAnsi="Cambria Math" w:hint="default"/>
                            <w:sz w:val="21"/>
                            <w:szCs w:val="21"/>
                          </w:rPr>
                          <m:t>i</m:t>
                        </w:ins>
                      </m:r>
                    </m:sub>
                  </m:sSub>
                  <m:r>
                    <w:ins w:id="964" w:author="T179966" w:date="2025-09-13T19:34:00Z" w16du:dateUtc="2025-09-13T11:34:00Z">
                      <m:rPr>
                        <m:sty m:val="bi"/>
                      </m:rPr>
                      <w:rPr>
                        <w:rFonts w:ascii="Cambria Math" w:eastAsia="楷体" w:hAnsi="Cambria Math" w:hint="default"/>
                        <w:sz w:val="21"/>
                        <w:szCs w:val="21"/>
                      </w:rPr>
                      <m:t>,</m:t>
                    </w:ins>
                  </m:r>
                  <m:sSub>
                    <m:sSubPr>
                      <m:ctrlPr>
                        <w:ins w:id="965" w:author="T179966" w:date="2025-09-13T19:34:00Z" w16du:dateUtc="2025-09-13T11:34:00Z">
                          <w:rPr>
                            <w:rFonts w:ascii="Cambria Math" w:eastAsia="楷体" w:hAnsi="Cambria Math" w:hint="default"/>
                            <w:b w:val="0"/>
                            <w:bCs w:val="0"/>
                            <w:i/>
                            <w:sz w:val="21"/>
                            <w:szCs w:val="21"/>
                          </w:rPr>
                        </w:ins>
                      </m:ctrlPr>
                    </m:sSubPr>
                    <m:e>
                      <m:r>
                        <w:ins w:id="966" w:author="T179966" w:date="2025-09-13T19:34:00Z" w16du:dateUtc="2025-09-13T11:34:00Z">
                          <m:rPr>
                            <m:sty m:val="bi"/>
                          </m:rPr>
                          <w:rPr>
                            <w:rFonts w:ascii="Cambria Math" w:eastAsia="楷体" w:hAnsi="Cambria Math" w:hint="default"/>
                            <w:sz w:val="21"/>
                            <w:szCs w:val="21"/>
                          </w:rPr>
                          <m:t>D</m:t>
                        </w:ins>
                      </m:r>
                    </m:e>
                    <m:sub>
                      <m:r>
                        <w:ins w:id="967" w:author="T179966" w:date="2025-09-13T19:34:00Z" w16du:dateUtc="2025-09-13T11:34:00Z">
                          <m:rPr>
                            <m:sty m:val="bi"/>
                          </m:rPr>
                          <w:rPr>
                            <w:rFonts w:ascii="Cambria Math" w:eastAsia="楷体" w:hAnsi="Cambria Math" w:hint="default"/>
                            <w:sz w:val="21"/>
                            <w:szCs w:val="21"/>
                          </w:rPr>
                          <m:t>i</m:t>
                        </w:ins>
                      </m:r>
                    </m:sub>
                  </m:sSub>
                  <m:r>
                    <w:ins w:id="968" w:author="T179966" w:date="2025-09-13T19:34:00Z" w16du:dateUtc="2025-09-13T11:34:00Z">
                      <m:rPr>
                        <m:sty m:val="bi"/>
                      </m:rPr>
                      <w:rPr>
                        <w:rFonts w:ascii="Cambria Math" w:eastAsia="楷体" w:hAnsi="Cambria Math" w:hint="default"/>
                        <w:sz w:val="21"/>
                        <w:szCs w:val="21"/>
                      </w:rPr>
                      <m:t>,</m:t>
                    </w:ins>
                  </m:r>
                  <m:sSub>
                    <m:sSubPr>
                      <m:ctrlPr>
                        <w:ins w:id="969" w:author="T179966" w:date="2025-09-13T19:34:00Z" w16du:dateUtc="2025-09-13T11:34:00Z">
                          <w:rPr>
                            <w:rFonts w:ascii="Cambria Math" w:eastAsia="楷体" w:hAnsi="Cambria Math" w:hint="default"/>
                            <w:b w:val="0"/>
                            <w:bCs w:val="0"/>
                            <w:i/>
                            <w:sz w:val="21"/>
                            <w:szCs w:val="21"/>
                          </w:rPr>
                        </w:ins>
                      </m:ctrlPr>
                    </m:sSubPr>
                    <m:e>
                      <m:r>
                        <w:ins w:id="970" w:author="T179966" w:date="2025-09-13T19:34:00Z" w16du:dateUtc="2025-09-13T11:34:00Z">
                          <m:rPr>
                            <m:sty m:val="bi"/>
                          </m:rPr>
                          <w:rPr>
                            <w:rFonts w:ascii="Cambria Math" w:eastAsia="楷体" w:hAnsi="Cambria Math" w:hint="default"/>
                            <w:sz w:val="21"/>
                            <w:szCs w:val="21"/>
                          </w:rPr>
                          <m:t>K</m:t>
                        </w:ins>
                      </m:r>
                    </m:e>
                    <m:sub>
                      <m:r>
                        <w:ins w:id="971" w:author="T179966" w:date="2025-09-13T19:34:00Z" w16du:dateUtc="2025-09-13T11:34:00Z">
                          <m:rPr>
                            <m:sty m:val="bi"/>
                          </m:rPr>
                          <w:rPr>
                            <w:rFonts w:ascii="Cambria Math" w:eastAsia="楷体" w:hAnsi="Cambria Math" w:hint="default"/>
                            <w:sz w:val="21"/>
                            <w:szCs w:val="21"/>
                          </w:rPr>
                          <m:t>i</m:t>
                        </w:ins>
                      </m:r>
                    </m:sub>
                  </m:sSub>
                  <m:r>
                    <w:ins w:id="972" w:author="T179966" w:date="2025-09-13T19:34:00Z" w16du:dateUtc="2025-09-13T11:34:00Z">
                      <m:rPr>
                        <m:sty m:val="bi"/>
                      </m:rPr>
                      <w:rPr>
                        <w:rFonts w:ascii="Cambria Math" w:eastAsia="楷体" w:hAnsi="Cambria Math" w:hint="default"/>
                        <w:sz w:val="21"/>
                        <w:szCs w:val="21"/>
                      </w:rPr>
                      <m:t>)</m:t>
                    </w:ins>
                  </m:r>
                </m:e>
              </m:nary>
            </m:oMath>
          </w:p>
          <w:p w14:paraId="47DDAE9E" w14:textId="3C1F51C5" w:rsidR="00672B97" w:rsidRPr="00672B97" w:rsidRDefault="009601F3">
            <w:pPr>
              <w:pStyle w:val="3"/>
              <w:widowControl/>
              <w:shd w:val="clear" w:color="auto" w:fill="FFFFFF"/>
              <w:spacing w:before="120" w:after="120" w:line="21" w:lineRule="atLeast"/>
              <w:rPr>
                <w:ins w:id="973" w:author="T179966" w:date="2025-09-13T19:37:00Z" w16du:dateUtc="2025-09-13T11:37:00Z"/>
                <w:rFonts w:ascii="Cambria Math" w:eastAsia="楷体" w:hAnsi="Cambria Math" w:hint="default"/>
                <w:b w:val="0"/>
                <w:bCs w:val="0"/>
                <w:sz w:val="21"/>
                <w:szCs w:val="21"/>
              </w:rPr>
              <w:pPrChange w:id="974" w:author="T179966" w:date="2025-09-13T19:52:00Z" w16du:dateUtc="2025-09-13T11:52:00Z">
                <w:pPr>
                  <w:pStyle w:val="3"/>
                  <w:widowControl/>
                  <w:shd w:val="clear" w:color="auto" w:fill="FFFFFF"/>
                  <w:spacing w:before="120" w:after="120" w:line="21" w:lineRule="atLeast"/>
                  <w:jc w:val="center"/>
                </w:pPr>
              </w:pPrChange>
            </w:pPr>
            <w:ins w:id="975" w:author="T179966" w:date="2025-09-13T19:52:00Z" w16du:dateUtc="2025-09-13T11:52:00Z">
              <w:r>
                <w:rPr>
                  <w:rFonts w:ascii="Cambria Math" w:eastAsia="楷体" w:hAnsi="Cambria Math"/>
                  <w:b w:val="0"/>
                  <w:bCs w:val="0"/>
                  <w:sz w:val="21"/>
                  <w:szCs w:val="21"/>
                </w:rPr>
                <w:t>33:</w:t>
              </w:r>
            </w:ins>
            <w:ins w:id="976" w:author="T179966" w:date="2025-09-13T19:53:00Z" w16du:dateUtc="2025-09-13T11:53:00Z">
              <w:r>
                <w:rPr>
                  <w:rFonts w:ascii="Cambria Math" w:eastAsia="楷体" w:hAnsi="Cambria Math"/>
                  <w:b w:val="0"/>
                  <w:bCs w:val="0"/>
                  <w:sz w:val="21"/>
                  <w:szCs w:val="21"/>
                </w:rPr>
                <w:t xml:space="preserve"> </w:t>
              </w:r>
            </w:ins>
            <m:oMath>
              <m:sSub>
                <m:sSubPr>
                  <m:ctrlPr>
                    <w:ins w:id="977" w:author="T179966" w:date="2025-09-13T19:37:00Z" w16du:dateUtc="2025-09-13T11:37:00Z">
                      <w:rPr>
                        <w:rFonts w:ascii="Cambria Math" w:eastAsia="楷体" w:hAnsi="Cambria Math" w:hint="default"/>
                        <w:b w:val="0"/>
                        <w:bCs w:val="0"/>
                        <w:i/>
                        <w:sz w:val="21"/>
                        <w:szCs w:val="21"/>
                      </w:rPr>
                    </w:ins>
                  </m:ctrlPr>
                </m:sSubPr>
                <m:e>
                  <m:r>
                    <w:ins w:id="978" w:author="T179966" w:date="2025-09-13T19:37:00Z" w16du:dateUtc="2025-09-13T11:37:00Z">
                      <m:rPr>
                        <m:sty m:val="bi"/>
                      </m:rPr>
                      <w:rPr>
                        <w:rFonts w:ascii="Cambria Math" w:eastAsia="楷体" w:hAnsi="Cambria Math" w:hint="default"/>
                        <w:sz w:val="21"/>
                        <w:szCs w:val="21"/>
                      </w:rPr>
                      <m:t>I</m:t>
                    </w:ins>
                  </m:r>
                </m:e>
                <m:sub>
                  <m:r>
                    <w:ins w:id="979" w:author="T179966" w:date="2025-09-13T19:37:00Z" w16du:dateUtc="2025-09-13T11:37:00Z">
                      <m:rPr>
                        <m:sty m:val="bi"/>
                      </m:rPr>
                      <w:rPr>
                        <w:rFonts w:ascii="Cambria Math" w:eastAsia="楷体" w:hAnsi="Cambria Math" w:hint="default"/>
                        <w:sz w:val="21"/>
                        <w:szCs w:val="21"/>
                      </w:rPr>
                      <m:t>s</m:t>
                    </w:ins>
                  </m:r>
                </m:sub>
              </m:sSub>
              <m:r>
                <w:ins w:id="980" w:author="T179966" w:date="2025-09-13T19:37:00Z" w16du:dateUtc="2025-09-13T11:37:00Z">
                  <m:rPr>
                    <m:sty m:val="bi"/>
                  </m:rPr>
                  <w:rPr>
                    <w:rFonts w:ascii="Cambria Math" w:eastAsia="楷体" w:hAnsi="Cambria Math" w:hint="default"/>
                    <w:sz w:val="21"/>
                    <w:szCs w:val="21"/>
                  </w:rPr>
                  <m:t>=</m:t>
                </w:ins>
              </m:r>
              <m:r>
                <w:ins w:id="981" w:author="T179966" w:date="2025-09-13T19:38:00Z" w16du:dateUtc="2025-09-13T11:38:00Z">
                  <m:rPr>
                    <m:sty m:val="bi"/>
                  </m:rPr>
                  <w:rPr>
                    <w:rFonts w:ascii="Cambria Math" w:eastAsia="楷体" w:hAnsi="Cambria Math" w:hint="default"/>
                    <w:sz w:val="21"/>
                    <w:szCs w:val="21"/>
                  </w:rPr>
                  <m:t>get_Intent(LLM,HG)</m:t>
                </w:ins>
              </m:r>
            </m:oMath>
          </w:p>
          <w:p w14:paraId="77EA5643" w14:textId="3DCD8002" w:rsidR="00672B97" w:rsidRPr="009601F3" w:rsidRDefault="009601F3" w:rsidP="00672B97">
            <w:pPr>
              <w:rPr>
                <w:ins w:id="982" w:author="T179966" w:date="2025-09-13T19:47:00Z" w16du:dateUtc="2025-09-13T11:47:00Z"/>
                <w:rFonts w:ascii="楷体" w:eastAsia="楷体" w:hAnsi="楷体" w:hint="eastAsia"/>
                <w:szCs w:val="21"/>
              </w:rPr>
            </w:pPr>
            <w:ins w:id="983" w:author="T179966" w:date="2025-09-13T19:53:00Z" w16du:dateUtc="2025-09-13T11:53:00Z">
              <w:r>
                <w:rPr>
                  <w:rFonts w:ascii="Cambria Math" w:eastAsia="楷体" w:hAnsi="Cambria Math" w:hint="eastAsia"/>
                  <w:szCs w:val="21"/>
                </w:rPr>
                <w:t xml:space="preserve">34: </w:t>
              </w:r>
            </w:ins>
            <m:oMath>
              <m:r>
                <w:ins w:id="984" w:author="T179966" w:date="2025-09-13T19:44:00Z" w16du:dateUtc="2025-09-13T11:44:00Z">
                  <m:rPr>
                    <m:sty m:val="p"/>
                  </m:rPr>
                  <w:rPr>
                    <w:rFonts w:ascii="Cambria Math" w:eastAsia="楷体" w:hAnsi="Cambria Math" w:hint="eastAsia"/>
                    <w:szCs w:val="21"/>
                  </w:rPr>
                  <m:t>N.intent=</m:t>
                </w:ins>
              </m:r>
              <m:sSub>
                <m:sSubPr>
                  <m:ctrlPr>
                    <w:ins w:id="985" w:author="T179966" w:date="2025-09-13T19:45:00Z" w16du:dateUtc="2025-09-13T11:45:00Z">
                      <w:rPr>
                        <w:rFonts w:ascii="Cambria Math" w:eastAsia="楷体" w:hAnsi="Cambria Math"/>
                        <w:i/>
                        <w:szCs w:val="21"/>
                      </w:rPr>
                    </w:ins>
                  </m:ctrlPr>
                </m:sSubPr>
                <m:e>
                  <m:r>
                    <w:ins w:id="986" w:author="T179966" w:date="2025-09-13T19:45:00Z" w16du:dateUtc="2025-09-13T11:45:00Z">
                      <m:rPr>
                        <m:sty m:val="bi"/>
                      </m:rPr>
                      <w:rPr>
                        <w:rFonts w:ascii="Cambria Math" w:eastAsia="楷体" w:hAnsi="Cambria Math"/>
                        <w:szCs w:val="21"/>
                      </w:rPr>
                      <m:t>(I</m:t>
                    </w:ins>
                  </m:r>
                </m:e>
                <m:sub>
                  <m:r>
                    <w:ins w:id="987" w:author="T179966" w:date="2025-09-13T19:45:00Z" w16du:dateUtc="2025-09-13T11:45:00Z">
                      <m:rPr>
                        <m:sty m:val="bi"/>
                      </m:rPr>
                      <w:rPr>
                        <w:rFonts w:ascii="Cambria Math" w:eastAsia="楷体" w:hAnsi="Cambria Math"/>
                        <w:szCs w:val="21"/>
                      </w:rPr>
                      <m:t>t,</m:t>
                    </w:ins>
                  </m:r>
                </m:sub>
              </m:sSub>
              <m:sSub>
                <m:sSubPr>
                  <m:ctrlPr>
                    <w:ins w:id="988" w:author="T179966" w:date="2025-09-13T19:45:00Z" w16du:dateUtc="2025-09-13T11:45:00Z">
                      <w:rPr>
                        <w:rFonts w:ascii="Cambria Math" w:eastAsia="楷体" w:hAnsi="Cambria Math"/>
                        <w:i/>
                        <w:szCs w:val="21"/>
                      </w:rPr>
                    </w:ins>
                  </m:ctrlPr>
                </m:sSubPr>
                <m:e>
                  <m:r>
                    <w:ins w:id="989" w:author="T179966" w:date="2025-09-13T19:45:00Z" w16du:dateUtc="2025-09-13T11:45:00Z">
                      <m:rPr>
                        <m:sty m:val="bi"/>
                      </m:rPr>
                      <w:rPr>
                        <w:rFonts w:ascii="Cambria Math" w:eastAsia="楷体" w:hAnsi="Cambria Math"/>
                        <w:szCs w:val="21"/>
                      </w:rPr>
                      <m:t>I</m:t>
                    </w:ins>
                  </m:r>
                </m:e>
                <m:sub>
                  <m:r>
                    <w:ins w:id="990" w:author="T179966" w:date="2025-09-13T19:45:00Z" w16du:dateUtc="2025-09-13T11:45:00Z">
                      <m:rPr>
                        <m:sty m:val="bi"/>
                      </m:rPr>
                      <w:rPr>
                        <w:rFonts w:ascii="Cambria Math" w:eastAsia="楷体" w:hAnsi="Cambria Math"/>
                        <w:szCs w:val="21"/>
                      </w:rPr>
                      <m:t>s</m:t>
                    </w:ins>
                  </m:r>
                </m:sub>
              </m:sSub>
              <m:r>
                <w:ins w:id="991" w:author="T179966" w:date="2025-09-13T19:45:00Z" w16du:dateUtc="2025-09-13T11:45:00Z">
                  <w:rPr>
                    <w:rFonts w:ascii="Cambria Math" w:eastAsia="楷体" w:hAnsi="Cambria Math"/>
                    <w:szCs w:val="21"/>
                  </w:rPr>
                  <m:t>)</m:t>
                </w:ins>
              </m:r>
            </m:oMath>
          </w:p>
          <w:p w14:paraId="2E7E5008" w14:textId="16EFACDA" w:rsidR="002E17AC" w:rsidRPr="00672B97" w:rsidRDefault="009601F3">
            <w:pPr>
              <w:rPr>
                <w:ins w:id="992" w:author="T179966" w:date="2025-09-13T17:14:00Z" w16du:dateUtc="2025-09-13T09:14:00Z"/>
                <w:rFonts w:ascii="楷体" w:eastAsia="楷体" w:hAnsi="楷体" w:hint="eastAsia"/>
                <w:szCs w:val="21"/>
              </w:rPr>
              <w:pPrChange w:id="993" w:author="T179966" w:date="2025-09-13T19:40:00Z" w16du:dateUtc="2025-09-13T11:40:00Z">
                <w:pPr>
                  <w:spacing w:line="300" w:lineRule="auto"/>
                </w:pPr>
              </w:pPrChange>
            </w:pPr>
            <w:ins w:id="994" w:author="T179966" w:date="2025-09-13T19:53:00Z" w16du:dateUtc="2025-09-13T11:53:00Z">
              <w:r>
                <w:rPr>
                  <w:rFonts w:ascii="楷体" w:eastAsia="楷体" w:hAnsi="楷体" w:hint="eastAsia"/>
                  <w:szCs w:val="21"/>
                </w:rPr>
                <w:t xml:space="preserve">35: </w:t>
              </w:r>
            </w:ins>
            <w:ins w:id="995" w:author="T179966" w:date="2025-09-13T19:47:00Z" w16du:dateUtc="2025-09-13T11:47:00Z">
              <w:r w:rsidR="002E17AC">
                <w:rPr>
                  <w:rFonts w:ascii="楷体" w:eastAsia="楷体" w:hAnsi="楷体" w:hint="eastAsia"/>
                  <w:szCs w:val="21"/>
                </w:rPr>
                <w:t>Ret</w:t>
              </w:r>
            </w:ins>
            <w:ins w:id="996" w:author="T179966" w:date="2025-09-13T19:48:00Z" w16du:dateUtc="2025-09-13T11:48:00Z">
              <w:r w:rsidR="002E17AC">
                <w:rPr>
                  <w:rFonts w:ascii="楷体" w:eastAsia="楷体" w:hAnsi="楷体" w:hint="eastAsia"/>
                  <w:szCs w:val="21"/>
                </w:rPr>
                <w:t>urn IHG</w:t>
              </w:r>
            </w:ins>
          </w:p>
        </w:tc>
      </w:tr>
    </w:tbl>
    <w:p w14:paraId="0C9F8F3E" w14:textId="77777777" w:rsidR="00F03C77" w:rsidRPr="00F03C77" w:rsidRDefault="00F03C77">
      <w:pPr>
        <w:spacing w:beforeLines="50" w:before="156" w:line="300" w:lineRule="auto"/>
        <w:ind w:right="840"/>
        <w:rPr>
          <w:rFonts w:ascii="楷体" w:eastAsia="楷体" w:hAnsi="楷体" w:hint="eastAsia"/>
          <w:szCs w:val="21"/>
          <w:rPrChange w:id="997" w:author="T179966" w:date="2025-09-13T17:14:00Z" w16du:dateUtc="2025-09-13T09:14:00Z">
            <w:rPr>
              <w:rFonts w:ascii="楷体" w:eastAsia="楷体" w:hAnsi="楷体" w:hint="eastAsia"/>
              <w:b/>
              <w:color w:val="FF0000"/>
              <w:szCs w:val="21"/>
            </w:rPr>
          </w:rPrChange>
        </w:rPr>
        <w:pPrChange w:id="998" w:author="T179966" w:date="2025-09-13T17:14:00Z" w16du:dateUtc="2025-09-13T09:14:00Z">
          <w:pPr>
            <w:wordWrap w:val="0"/>
            <w:spacing w:beforeLines="50" w:before="156" w:line="300" w:lineRule="auto"/>
            <w:ind w:firstLine="420"/>
            <w:jc w:val="right"/>
          </w:pPr>
        </w:pPrChange>
      </w:pPr>
    </w:p>
    <w:p w14:paraId="5322CCCE" w14:textId="77777777" w:rsidR="00DA4276" w:rsidRDefault="00000000">
      <w:pPr>
        <w:spacing w:beforeLines="50" w:before="156" w:line="300" w:lineRule="auto"/>
        <w:rPr>
          <w:rFonts w:ascii="楷体" w:eastAsia="楷体" w:hAnsi="楷体" w:hint="eastAsia"/>
          <w:szCs w:val="21"/>
        </w:rPr>
      </w:pPr>
      <w:r>
        <w:rPr>
          <w:rFonts w:ascii="楷体_GB2312" w:eastAsia="楷体_GB2312" w:hint="eastAsia"/>
          <w:szCs w:val="21"/>
        </w:rPr>
        <w:t>3、</w:t>
      </w:r>
      <w:r>
        <w:rPr>
          <w:rFonts w:ascii="楷体" w:eastAsia="楷体" w:hAnsi="楷体" w:hint="eastAsia"/>
          <w:szCs w:val="21"/>
        </w:rPr>
        <w:t>根据权利要求1所述的基于意图评论网络的假新闻检测方法，其中步骤(3)按如下过程执行：</w:t>
      </w:r>
    </w:p>
    <w:p w14:paraId="7E4046BD" w14:textId="77777777" w:rsidR="00DA4276" w:rsidRDefault="00000000">
      <w:pPr>
        <w:spacing w:beforeLines="50" w:before="156" w:line="300" w:lineRule="auto"/>
        <w:ind w:firstLine="420"/>
        <w:rPr>
          <w:rFonts w:ascii="楷体" w:eastAsia="楷体" w:hAnsi="楷体" w:hint="eastAsia"/>
          <w:szCs w:val="21"/>
        </w:rPr>
      </w:pPr>
      <w:r>
        <w:rPr>
          <w:rFonts w:ascii="楷体" w:eastAsia="楷体" w:hAnsi="楷体"/>
          <w:szCs w:val="21"/>
        </w:rPr>
        <w:t>尽管当前的异构图神经网络已广泛采用多级注意力机制或多权重矩阵策略，以捕捉并区分不同类型邻域对节点表示的影响，但这些方法仍存在一个关键局限性：它们通常假设同一层中所有节点对邻域类型的需求是统一的，从而忽略了不同节点在信息聚合过程中可能具有的个性化邻域需求。</w:t>
      </w:r>
    </w:p>
    <w:p w14:paraId="0206A699" w14:textId="3519090C" w:rsidR="00DA4276" w:rsidRDefault="00000000" w:rsidP="000519FC">
      <w:pPr>
        <w:spacing w:beforeLines="50" w:before="156" w:line="300" w:lineRule="auto"/>
        <w:ind w:firstLine="420"/>
        <w:rPr>
          <w:rFonts w:ascii="楷体" w:eastAsia="楷体" w:hAnsi="楷体" w:hint="eastAsia"/>
          <w:szCs w:val="21"/>
        </w:rPr>
      </w:pPr>
      <w:r>
        <w:rPr>
          <w:rFonts w:ascii="楷体" w:eastAsia="楷体" w:hAnsi="楷体"/>
          <w:szCs w:val="21"/>
        </w:rPr>
        <w:t>具体而言，在异构图中，两个节点</w:t>
      </w:r>
      <m:oMath>
        <m:sSub>
          <m:sSubPr>
            <m:ctrlPr>
              <w:ins w:id="999" w:author="T179966" w:date="2025-09-13T17:27:00Z" w16du:dateUtc="2025-09-13T09:27:00Z">
                <w:rPr>
                  <w:rFonts w:ascii="Cambria Math" w:eastAsia="楷体" w:hAnsi="Cambria Math"/>
                  <w:i/>
                  <w:szCs w:val="21"/>
                </w:rPr>
              </w:ins>
            </m:ctrlPr>
          </m:sSubPr>
          <m:e>
            <m:r>
              <w:ins w:id="1000" w:author="T179966" w:date="2025-09-13T17:27:00Z" w16du:dateUtc="2025-09-13T09:27:00Z">
                <w:rPr>
                  <w:rFonts w:ascii="Cambria Math" w:eastAsia="楷体" w:hAnsi="Cambria Math"/>
                  <w:szCs w:val="21"/>
                </w:rPr>
                <m:t>V</m:t>
              </w:ins>
            </m:r>
          </m:e>
          <m:sub>
            <m:r>
              <w:ins w:id="1001" w:author="T179966" w:date="2025-09-13T17:27:00Z" w16du:dateUtc="2025-09-13T09:27:00Z">
                <w:rPr>
                  <w:rFonts w:ascii="Cambria Math" w:eastAsia="楷体" w:hAnsi="Cambria Math"/>
                  <w:szCs w:val="21"/>
                </w:rPr>
                <m:t>i</m:t>
              </w:ins>
            </m:r>
          </m:sub>
        </m:sSub>
      </m:oMath>
      <w:commentRangeStart w:id="1002"/>
      <w:commentRangeStart w:id="1003"/>
      <w:del w:id="1004" w:author="T179966" w:date="2025-09-13T17:27:00Z" w16du:dateUtc="2025-09-13T09:27:00Z">
        <w:r w:rsidDel="000519FC">
          <w:rPr>
            <w:rFonts w:ascii="楷体" w:eastAsia="楷体" w:hAnsi="楷体"/>
            <w:position w:val="-12"/>
            <w:szCs w:val="21"/>
          </w:rPr>
          <w:object w:dxaOrig="279" w:dyaOrig="360" w14:anchorId="2DEAB35F">
            <v:shape id="_x0000_i1082" type="#_x0000_t75" style="width:14.25pt;height:18pt" o:ole="">
              <v:imagedata r:id="rId119" o:title=""/>
            </v:shape>
            <o:OLEObject Type="Embed" ProgID="Equation.3" ShapeID="_x0000_i1082" DrawAspect="Content" ObjectID="_1837502520" r:id="rId120"/>
          </w:object>
        </w:r>
      </w:del>
      <w:r>
        <w:rPr>
          <w:rFonts w:ascii="宋体" w:hAnsi="宋体" w:cs="宋体" w:hint="eastAsia"/>
          <w:color w:val="2C2C36"/>
          <w:spacing w:val="1"/>
          <w:sz w:val="19"/>
          <w:szCs w:val="19"/>
          <w:shd w:val="clear" w:color="auto" w:fill="FFFFFF"/>
        </w:rPr>
        <w:t>和</w:t>
      </w:r>
      <m:oMath>
        <m:sSub>
          <m:sSubPr>
            <m:ctrlPr>
              <w:ins w:id="1005" w:author="T179966" w:date="2025-09-13T17:27:00Z" w16du:dateUtc="2025-09-13T09:27:00Z">
                <w:rPr>
                  <w:rFonts w:ascii="Cambria Math" w:eastAsia="Helvetica" w:hAnsi="Helvetica" w:cs="Helvetica"/>
                  <w:i/>
                  <w:color w:val="2C2C36"/>
                  <w:spacing w:val="1"/>
                  <w:sz w:val="19"/>
                  <w:szCs w:val="19"/>
                  <w:shd w:val="clear" w:color="auto" w:fill="FFFFFF"/>
                </w:rPr>
              </w:ins>
            </m:ctrlPr>
          </m:sSubPr>
          <m:e>
            <m:r>
              <w:ins w:id="1006" w:author="T179966" w:date="2025-09-13T17:27:00Z" w16du:dateUtc="2025-09-13T09:27:00Z">
                <w:rPr>
                  <w:rFonts w:ascii="Cambria Math" w:eastAsia="Helvetica" w:hAnsi="Helvetica" w:cs="Helvetica"/>
                  <w:color w:val="2C2C36"/>
                  <w:spacing w:val="1"/>
                  <w:sz w:val="19"/>
                  <w:szCs w:val="19"/>
                  <w:shd w:val="clear" w:color="auto" w:fill="FFFFFF"/>
                </w:rPr>
                <m:t>V</m:t>
              </w:ins>
            </m:r>
          </m:e>
          <m:sub>
            <m:r>
              <w:ins w:id="1007" w:author="T179966" w:date="2025-09-13T17:27:00Z" w16du:dateUtc="2025-09-13T09:27:00Z">
                <w:rPr>
                  <w:rFonts w:ascii="Cambria Math" w:eastAsia="Helvetica" w:hAnsi="Helvetica" w:cs="Helvetica"/>
                  <w:color w:val="2C2C36"/>
                  <w:spacing w:val="1"/>
                  <w:sz w:val="19"/>
                  <w:szCs w:val="19"/>
                  <w:shd w:val="clear" w:color="auto" w:fill="FFFFFF"/>
                </w:rPr>
                <m:t>j</m:t>
              </w:ins>
            </m:r>
          </m:sub>
        </m:sSub>
      </m:oMath>
      <w:del w:id="1008" w:author="T179966" w:date="2025-09-13T17:27:00Z" w16du:dateUtc="2025-09-13T09:27:00Z">
        <w:r w:rsidDel="000519FC">
          <w:rPr>
            <w:rFonts w:ascii="Helvetica" w:eastAsia="Helvetica" w:hAnsi="Helvetica" w:cs="Helvetica"/>
            <w:color w:val="2C2C36"/>
            <w:spacing w:val="1"/>
            <w:position w:val="-14"/>
            <w:sz w:val="19"/>
            <w:szCs w:val="19"/>
            <w:shd w:val="clear" w:color="auto" w:fill="FFFFFF"/>
          </w:rPr>
          <w:object w:dxaOrig="279" w:dyaOrig="380" w14:anchorId="6D2065AD">
            <v:shape id="_x0000_i1083" type="#_x0000_t75" style="width:14.25pt;height:18.75pt" o:ole="">
              <v:imagedata r:id="rId121" o:title=""/>
            </v:shape>
            <o:OLEObject Type="Embed" ProgID="Equation.3" ShapeID="_x0000_i1083" DrawAspect="Content" ObjectID="_1837502521" r:id="rId122"/>
          </w:object>
        </w:r>
      </w:del>
      <w:commentRangeEnd w:id="1002"/>
      <w:r>
        <w:rPr>
          <w:rStyle w:val="af0"/>
        </w:rPr>
        <w:commentReference w:id="1002"/>
      </w:r>
      <w:commentRangeEnd w:id="1003"/>
      <w:r>
        <w:commentReference w:id="1003"/>
      </w:r>
      <w:r>
        <w:rPr>
          <w:rFonts w:ascii="楷体" w:eastAsia="楷体" w:hAnsi="楷体"/>
          <w:szCs w:val="21"/>
        </w:rPr>
        <w:t>虽处于同一网络层级，但其有效的邻域类型可能是不同的；甚至对于单个节点</w:t>
      </w:r>
      <w:r>
        <w:rPr>
          <w:rFonts w:ascii="楷体" w:eastAsia="楷体" w:hAnsi="楷体" w:hint="eastAsia"/>
          <w:szCs w:val="21"/>
        </w:rPr>
        <w:t>V</w:t>
      </w:r>
      <w:r>
        <w:rPr>
          <w:rFonts w:ascii="宋体" w:hAnsi="宋体" w:cs="宋体" w:hint="eastAsia"/>
          <w:color w:val="2C2C36"/>
          <w:spacing w:val="1"/>
          <w:sz w:val="19"/>
          <w:szCs w:val="19"/>
          <w:shd w:val="clear" w:color="auto" w:fill="FFFFFF"/>
        </w:rPr>
        <w:t>，</w:t>
      </w:r>
      <w:r>
        <w:rPr>
          <w:rFonts w:ascii="楷体" w:eastAsia="楷体" w:hAnsi="楷体"/>
          <w:szCs w:val="21"/>
        </w:rPr>
        <w:t>在不同的模型层次中也可能需要依赖不同类型的邻域信息来进行表征更新。然而，现有</w:t>
      </w:r>
      <w:r>
        <w:rPr>
          <w:rFonts w:ascii="Helvetica" w:hAnsi="Helvetica" w:cs="Helvetica" w:hint="eastAsia"/>
          <w:color w:val="2C2C36"/>
          <w:spacing w:val="1"/>
          <w:sz w:val="19"/>
          <w:szCs w:val="19"/>
          <w:shd w:val="clear" w:color="auto" w:fill="FFFFFF"/>
        </w:rPr>
        <w:t>GNN</w:t>
      </w:r>
      <w:r>
        <w:rPr>
          <w:rFonts w:ascii="楷体" w:eastAsia="楷体" w:hAnsi="楷体"/>
          <w:szCs w:val="21"/>
        </w:rPr>
        <w:t>架构缺乏对消息传递过程进行细粒度调节的能力，难以满足这种个性化的邻域选择需求。</w:t>
      </w:r>
      <w:r>
        <w:rPr>
          <w:rFonts w:ascii="楷体" w:eastAsia="楷体" w:hAnsi="楷体" w:hint="eastAsia"/>
          <w:szCs w:val="21"/>
        </w:rPr>
        <w:t>为解决这一问题，理想的建模方式应允许每一层中的每个节点根据其当前状态，自主决定从哪些类型的邻域中提取信息，并用于更新其嵌入表示。因此，本研究提出了动态异构图注意力网络（Dynamic Heterogeneous Graph Attention Network, DHGAT）实现假新闻检测。</w:t>
      </w:r>
    </w:p>
    <w:p w14:paraId="5E81A0A5" w14:textId="77777777" w:rsidR="00DA4276" w:rsidRDefault="00000000">
      <w:pPr>
        <w:spacing w:beforeLines="50" w:before="156" w:line="300" w:lineRule="auto"/>
        <w:ind w:firstLine="420"/>
        <w:rPr>
          <w:rFonts w:ascii="楷体" w:eastAsia="楷体" w:hAnsi="楷体" w:hint="eastAsia"/>
          <w:szCs w:val="21"/>
        </w:rPr>
      </w:pPr>
      <w:r>
        <w:rPr>
          <w:rFonts w:ascii="楷体" w:eastAsia="楷体" w:hAnsi="楷体"/>
          <w:szCs w:val="21"/>
        </w:rPr>
        <w:t>动态异构图注意力网络DHGAT</w:t>
      </w:r>
      <w:r>
        <w:rPr>
          <w:rFonts w:ascii="楷体" w:eastAsia="楷体" w:hAnsi="楷体" w:hint="eastAsia"/>
          <w:szCs w:val="21"/>
        </w:rPr>
        <w:t>总共设有三个层级，分别是文本嵌入层、GNN层、分类层。</w:t>
      </w:r>
    </w:p>
    <w:p w14:paraId="77679F27" w14:textId="77777777" w:rsidR="00DA4276" w:rsidRDefault="00000000">
      <w:pPr>
        <w:spacing w:beforeLines="50" w:before="156" w:line="300" w:lineRule="auto"/>
        <w:ind w:firstLine="420"/>
        <w:rPr>
          <w:rFonts w:ascii="楷体" w:eastAsia="楷体" w:hAnsi="楷体" w:hint="eastAsia"/>
          <w:szCs w:val="21"/>
        </w:rPr>
      </w:pPr>
      <w:r>
        <w:rPr>
          <w:noProof/>
        </w:rPr>
        <w:lastRenderedPageBreak/>
        <w:drawing>
          <wp:inline distT="0" distB="0" distL="114300" distR="114300" wp14:anchorId="0923D204" wp14:editId="3E3C8A91">
            <wp:extent cx="5247005" cy="2716530"/>
            <wp:effectExtent l="0" t="0" r="10795" b="11430"/>
            <wp:docPr id="5"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0"/>
                    <pic:cNvPicPr>
                      <a:picLocks noChangeAspect="1"/>
                    </pic:cNvPicPr>
                  </pic:nvPicPr>
                  <pic:blipFill>
                    <a:blip r:embed="rId123"/>
                    <a:stretch>
                      <a:fillRect/>
                    </a:stretch>
                  </pic:blipFill>
                  <pic:spPr>
                    <a:xfrm>
                      <a:off x="0" y="0"/>
                      <a:ext cx="5247005" cy="2716530"/>
                    </a:xfrm>
                    <a:prstGeom prst="rect">
                      <a:avLst/>
                    </a:prstGeom>
                    <a:noFill/>
                    <a:ln>
                      <a:noFill/>
                    </a:ln>
                  </pic:spPr>
                </pic:pic>
              </a:graphicData>
            </a:graphic>
          </wp:inline>
        </w:drawing>
      </w:r>
      <w:commentRangeStart w:id="1009"/>
      <w:commentRangeStart w:id="1010"/>
      <w:r>
        <w:rPr>
          <w:rFonts w:ascii="楷体" w:eastAsia="楷体" w:hAnsi="楷体" w:hint="eastAsia"/>
          <w:szCs w:val="21"/>
        </w:rPr>
        <w:t>文本嵌入层</w:t>
      </w:r>
    </w:p>
    <w:p w14:paraId="528900CC" w14:textId="2BC6DAF1" w:rsidR="00C50FB1" w:rsidRDefault="00000000" w:rsidP="000519FC">
      <w:pPr>
        <w:spacing w:beforeLines="50" w:before="156" w:line="300" w:lineRule="auto"/>
        <w:ind w:firstLine="420"/>
        <w:rPr>
          <w:rFonts w:ascii="楷体" w:eastAsia="楷体" w:hAnsi="楷体" w:hint="eastAsia"/>
          <w:szCs w:val="21"/>
        </w:rPr>
      </w:pPr>
      <w:r>
        <w:rPr>
          <w:rFonts w:ascii="Segoe UI" w:hAnsi="Segoe UI" w:cs="Segoe UI" w:hint="eastAsia"/>
          <w:sz w:val="19"/>
          <w:szCs w:val="19"/>
          <w:shd w:val="clear" w:color="auto" w:fill="FFFFFF"/>
        </w:rPr>
        <w:t>本网络中，采用</w:t>
      </w:r>
      <w:r>
        <w:rPr>
          <w:rFonts w:ascii="微软雅黑" w:eastAsia="微软雅黑" w:hAnsi="微软雅黑" w:cs="微软雅黑" w:hint="eastAsia"/>
          <w:sz w:val="19"/>
          <w:szCs w:val="19"/>
          <w:shd w:val="clear" w:color="auto" w:fill="FFFFFF"/>
        </w:rPr>
        <w:t>预训练的语言模型</w:t>
      </w:r>
      <w:r>
        <w:rPr>
          <w:rFonts w:ascii="Segoe UI" w:hAnsi="Segoe UI" w:cs="Segoe UI" w:hint="eastAsia"/>
          <w:sz w:val="19"/>
          <w:szCs w:val="19"/>
          <w:shd w:val="clear" w:color="auto" w:fill="FFFFFF"/>
        </w:rPr>
        <w:t>Qwen3-Embedding</w:t>
      </w:r>
      <w:r>
        <w:rPr>
          <w:rFonts w:ascii="Segoe UI" w:hAnsi="Segoe UI" w:cs="Segoe UI" w:hint="eastAsia"/>
          <w:sz w:val="19"/>
          <w:szCs w:val="19"/>
          <w:shd w:val="clear" w:color="auto" w:fill="FFFFFF"/>
        </w:rPr>
        <w:t>作为文本特征提取的核心模块。该模型通过大规模语料库的无监督预训练与监督微调相结合的方式，能够将离散文本序列映射为连续且具有语义关联的低维向量空间表示。具体而言，输入</w:t>
      </w:r>
      <w:r w:rsidR="00C50FB1">
        <w:rPr>
          <w:rFonts w:ascii="Segoe UI" w:hAnsi="Segoe UI" w:cs="Segoe UI" w:hint="eastAsia"/>
          <w:sz w:val="19"/>
          <w:szCs w:val="19"/>
          <w:shd w:val="clear" w:color="auto" w:fill="FFFFFF"/>
        </w:rPr>
        <w:t>评论网咯，获取每个节点的文本表示（新闻节点获取新闻文本，读者节点获取读者评论）</w:t>
      </w:r>
      <w:r>
        <w:rPr>
          <w:rFonts w:ascii="Segoe UI" w:hAnsi="Segoe UI" w:cs="Segoe UI" w:hint="eastAsia"/>
          <w:sz w:val="19"/>
          <w:szCs w:val="19"/>
          <w:shd w:val="clear" w:color="auto" w:fill="FFFFFF"/>
        </w:rPr>
        <w:t>T</w:t>
      </w:r>
      <w:r w:rsidR="00C50FB1">
        <w:rPr>
          <w:rFonts w:ascii="Segoe UI" w:hAnsi="Segoe UI" w:cs="Segoe UI" w:hint="eastAsia"/>
          <w:sz w:val="19"/>
          <w:szCs w:val="19"/>
          <w:shd w:val="clear" w:color="auto" w:fill="FFFFFF"/>
        </w:rPr>
        <w:t>ext</w:t>
      </w:r>
      <w:r>
        <w:rPr>
          <w:rFonts w:ascii="Segoe UI" w:hAnsi="Segoe UI" w:cs="Segoe UI" w:hint="eastAsia"/>
          <w:sz w:val="19"/>
          <w:szCs w:val="19"/>
          <w:shd w:val="clear" w:color="auto" w:fill="FFFFFF"/>
        </w:rPr>
        <w:t>=[t</w:t>
      </w:r>
      <w:r>
        <w:rPr>
          <w:rFonts w:ascii="Segoe UI" w:hAnsi="Segoe UI" w:cs="Segoe UI" w:hint="eastAsia"/>
          <w:sz w:val="19"/>
          <w:szCs w:val="19"/>
          <w:shd w:val="clear" w:color="auto" w:fill="FFFFFF"/>
          <w:vertAlign w:val="subscript"/>
        </w:rPr>
        <w:t>1,</w:t>
      </w:r>
      <w:r>
        <w:rPr>
          <w:rFonts w:ascii="Segoe UI" w:hAnsi="Segoe UI" w:cs="Segoe UI" w:hint="eastAsia"/>
          <w:sz w:val="19"/>
          <w:szCs w:val="19"/>
          <w:shd w:val="clear" w:color="auto" w:fill="FFFFFF"/>
        </w:rPr>
        <w:t>t</w:t>
      </w:r>
      <w:r>
        <w:rPr>
          <w:rFonts w:ascii="Segoe UI" w:hAnsi="Segoe UI" w:cs="Segoe UI" w:hint="eastAsia"/>
          <w:sz w:val="19"/>
          <w:szCs w:val="19"/>
          <w:shd w:val="clear" w:color="auto" w:fill="FFFFFF"/>
          <w:vertAlign w:val="subscript"/>
        </w:rPr>
        <w:t>2</w:t>
      </w:r>
      <w:r>
        <w:rPr>
          <w:rFonts w:ascii="Segoe UI" w:hAnsi="Segoe UI" w:cs="Segoe UI" w:hint="eastAsia"/>
          <w:sz w:val="19"/>
          <w:szCs w:val="19"/>
          <w:shd w:val="clear" w:color="auto" w:fill="FFFFFF"/>
        </w:rPr>
        <w:t>,...,t</w:t>
      </w:r>
      <w:r>
        <w:rPr>
          <w:rFonts w:ascii="Segoe UI" w:hAnsi="Segoe UI" w:cs="Segoe UI" w:hint="eastAsia"/>
          <w:sz w:val="19"/>
          <w:szCs w:val="19"/>
          <w:shd w:val="clear" w:color="auto" w:fill="FFFFFF"/>
          <w:vertAlign w:val="subscript"/>
        </w:rPr>
        <w:t>n</w:t>
      </w:r>
      <w:r>
        <w:rPr>
          <w:rFonts w:ascii="Segoe UI" w:hAnsi="Segoe UI" w:cs="Segoe UI" w:hint="eastAsia"/>
          <w:sz w:val="19"/>
          <w:szCs w:val="19"/>
          <w:shd w:val="clear" w:color="auto" w:fill="FFFFFF"/>
        </w:rPr>
        <w:t>],</w:t>
      </w:r>
      <w:r>
        <w:rPr>
          <w:rFonts w:ascii="Segoe UI" w:hAnsi="Segoe UI" w:cs="Segoe UI" w:hint="eastAsia"/>
          <w:sz w:val="19"/>
          <w:szCs w:val="19"/>
          <w:shd w:val="clear" w:color="auto" w:fill="FFFFFF"/>
        </w:rPr>
        <w:t>首先通过</w:t>
      </w:r>
      <w:r>
        <w:rPr>
          <w:rFonts w:ascii="Segoe UI" w:hAnsi="Segoe UI" w:cs="Segoe UI" w:hint="eastAsia"/>
          <w:sz w:val="19"/>
          <w:szCs w:val="19"/>
          <w:shd w:val="clear" w:color="auto" w:fill="FFFFFF"/>
        </w:rPr>
        <w:t>OpenAI API</w:t>
      </w:r>
      <w:r>
        <w:rPr>
          <w:rFonts w:ascii="Segoe UI" w:hAnsi="Segoe UI" w:cs="Segoe UI" w:hint="eastAsia"/>
          <w:sz w:val="19"/>
          <w:szCs w:val="19"/>
          <w:shd w:val="clear" w:color="auto" w:fill="FFFFFF"/>
        </w:rPr>
        <w:t>进行标准化编码，随后被输入到</w:t>
      </w:r>
      <w:r>
        <w:rPr>
          <w:rFonts w:ascii="Segoe UI" w:hAnsi="Segoe UI" w:cs="Segoe UI" w:hint="eastAsia"/>
          <w:sz w:val="19"/>
          <w:szCs w:val="19"/>
          <w:shd w:val="clear" w:color="auto" w:fill="FFFFFF"/>
        </w:rPr>
        <w:t>Qwen3-Embedding</w:t>
      </w:r>
      <w:r>
        <w:rPr>
          <w:rFonts w:ascii="Segoe UI" w:hAnsi="Segoe UI" w:cs="Segoe UI" w:hint="eastAsia"/>
          <w:sz w:val="19"/>
          <w:szCs w:val="19"/>
          <w:shd w:val="clear" w:color="auto" w:fill="FFFFFF"/>
        </w:rPr>
        <w:t>的嵌入层中，</w:t>
      </w:r>
      <w:r w:rsidR="00C50FB1">
        <w:rPr>
          <w:rFonts w:ascii="楷体" w:eastAsia="楷体" w:hAnsi="楷体"/>
          <w:szCs w:val="21"/>
        </w:rPr>
        <w:t>生成初始语义特征矩阵</w:t>
      </w:r>
      <w:r w:rsidR="00C50FB1">
        <w:rPr>
          <w:rFonts w:ascii="Cambria Math" w:eastAsia="楷体" w:hAnsi="Cambria Math" w:cs="Cambria Math"/>
          <w:szCs w:val="21"/>
        </w:rPr>
        <w:t>​</w:t>
      </w:r>
      <m:oMath>
        <m:r>
          <w:ins w:id="1011" w:author="T179966" w:date="2025-09-13T17:27:00Z" w16du:dateUtc="2025-09-13T09:27:00Z">
            <w:rPr>
              <w:rFonts w:ascii="Cambria Math" w:eastAsia="楷体" w:hAnsi="楷体"/>
              <w:szCs w:val="21"/>
            </w:rPr>
            <m:t>S</m:t>
          </w:ins>
        </m:r>
        <m:r>
          <w:ins w:id="1012" w:author="T179966" w:date="2025-09-13T17:27:00Z" w16du:dateUtc="2025-09-13T09:27:00Z">
            <w:rPr>
              <w:rFonts w:ascii="Cambria Math" w:eastAsia="楷体" w:hAnsi="楷体"/>
              <w:szCs w:val="21"/>
            </w:rPr>
            <m:t>∈</m:t>
          </w:ins>
        </m:r>
        <m:sSup>
          <m:sSupPr>
            <m:ctrlPr>
              <w:ins w:id="1013" w:author="T179966" w:date="2025-09-13T17:27:00Z" w16du:dateUtc="2025-09-13T09:27:00Z">
                <w:rPr>
                  <w:rFonts w:ascii="Cambria Math" w:eastAsia="楷体" w:hAnsi="楷体"/>
                  <w:i/>
                  <w:szCs w:val="21"/>
                </w:rPr>
              </w:ins>
            </m:ctrlPr>
          </m:sSupPr>
          <m:e>
            <m:r>
              <w:ins w:id="1014" w:author="T179966" w:date="2025-09-13T17:27:00Z" w16du:dateUtc="2025-09-13T09:27:00Z">
                <w:rPr>
                  <w:rFonts w:ascii="Cambria Math" w:eastAsia="楷体" w:hAnsi="楷体"/>
                  <w:szCs w:val="21"/>
                </w:rPr>
                <m:t>R</m:t>
              </w:ins>
            </m:r>
          </m:e>
          <m:sup>
            <m:r>
              <w:ins w:id="1015" w:author="T179966" w:date="2025-09-13T17:27:00Z" w16du:dateUtc="2025-09-13T09:27:00Z">
                <w:rPr>
                  <w:rFonts w:ascii="Cambria Math" w:eastAsia="楷体" w:hAnsi="楷体"/>
                  <w:szCs w:val="21"/>
                </w:rPr>
                <m:t>n</m:t>
              </w:ins>
            </m:r>
            <m:r>
              <w:ins w:id="1016" w:author="T179966" w:date="2025-09-13T17:27:00Z" w16du:dateUtc="2025-09-13T09:27:00Z">
                <w:rPr>
                  <w:rFonts w:ascii="MS Gothic" w:eastAsia="MS Gothic" w:hAnsi="MS Gothic" w:cs="MS Gothic" w:hint="eastAsia"/>
                  <w:szCs w:val="21"/>
                </w:rPr>
                <m:t>⋅</m:t>
              </w:ins>
            </m:r>
            <m:sSub>
              <m:sSubPr>
                <m:ctrlPr>
                  <w:ins w:id="1017" w:author="T179966" w:date="2025-09-13T17:27:00Z" w16du:dateUtc="2025-09-13T09:27:00Z">
                    <w:rPr>
                      <w:rFonts w:ascii="Cambria Math" w:eastAsia="楷体" w:hAnsi="楷体"/>
                      <w:i/>
                      <w:szCs w:val="21"/>
                    </w:rPr>
                  </w:ins>
                </m:ctrlPr>
              </m:sSubPr>
              <m:e>
                <m:r>
                  <w:ins w:id="1018" w:author="T179966" w:date="2025-09-13T17:27:00Z" w16du:dateUtc="2025-09-13T09:27:00Z">
                    <w:rPr>
                      <w:rFonts w:ascii="Cambria Math" w:eastAsia="楷体" w:hAnsi="楷体"/>
                      <w:szCs w:val="21"/>
                    </w:rPr>
                    <m:t>d</m:t>
                  </w:ins>
                </m:r>
              </m:e>
              <m:sub>
                <m:r>
                  <w:ins w:id="1019" w:author="T179966" w:date="2025-09-13T17:27:00Z" w16du:dateUtc="2025-09-13T09:27:00Z">
                    <w:rPr>
                      <w:rFonts w:ascii="Cambria Math" w:eastAsia="楷体" w:hAnsi="楷体"/>
                      <w:szCs w:val="21"/>
                    </w:rPr>
                    <m:t>s</m:t>
                  </w:ins>
                </m:r>
              </m:sub>
            </m:sSub>
            <m:ctrlPr>
              <w:ins w:id="1020" w:author="T179966" w:date="2025-09-13T17:27:00Z" w16du:dateUtc="2025-09-13T09:27:00Z">
                <w:rPr>
                  <w:rFonts w:ascii="Cambria Math" w:eastAsia="楷体" w:hAnsi="Cambria Math" w:hint="eastAsia"/>
                  <w:i/>
                  <w:szCs w:val="21"/>
                </w:rPr>
              </w:ins>
            </m:ctrlPr>
          </m:sup>
        </m:sSup>
      </m:oMath>
      <w:del w:id="1021" w:author="T179966" w:date="2025-09-13T17:27:00Z" w16du:dateUtc="2025-09-13T09:27:00Z">
        <w:r w:rsidR="00C50FB1" w:rsidDel="000519FC">
          <w:rPr>
            <w:rFonts w:ascii="楷体" w:eastAsia="楷体" w:hAnsi="楷体"/>
            <w:szCs w:val="21"/>
          </w:rPr>
          <w:object w:dxaOrig="860" w:dyaOrig="320" w14:anchorId="33D37351">
            <v:shape id="_x0000_i1084" type="#_x0000_t75" style="width:42.75pt;height:15.75pt" o:ole="">
              <v:imagedata r:id="rId124" o:title=""/>
            </v:shape>
            <o:OLEObject Type="Embed" ProgID="Equation.3" ShapeID="_x0000_i1084" DrawAspect="Content" ObjectID="_1837502522" r:id="rId125"/>
          </w:object>
        </w:r>
      </w:del>
      <w:r w:rsidR="00C50FB1">
        <w:rPr>
          <w:rFonts w:ascii="楷体" w:eastAsia="楷体" w:hAnsi="楷体"/>
          <w:szCs w:val="21"/>
        </w:rPr>
        <w:t>其中</w:t>
      </w:r>
      <w:r w:rsidR="00C50FB1">
        <w:rPr>
          <w:rFonts w:ascii="楷体" w:eastAsia="楷体" w:hAnsi="楷体" w:hint="eastAsia"/>
          <w:szCs w:val="21"/>
        </w:rPr>
        <w:t>n</w:t>
      </w:r>
      <w:r w:rsidR="00C50FB1">
        <w:rPr>
          <w:rFonts w:ascii="楷体" w:eastAsia="楷体" w:hAnsi="楷体"/>
          <w:szCs w:val="21"/>
        </w:rPr>
        <w:t>为节点数量，</w:t>
      </w:r>
      <w:r w:rsidR="00C50FB1">
        <w:rPr>
          <w:rFonts w:ascii="楷体" w:eastAsia="楷体" w:hAnsi="楷体"/>
          <w:szCs w:val="21"/>
        </w:rPr>
        <w:object w:dxaOrig="280" w:dyaOrig="360" w14:anchorId="00915C25">
          <v:shape id="_x0000_i1085" type="#_x0000_t75" style="width:14.25pt;height:18pt" o:ole="">
            <v:imagedata r:id="rId126" o:title=""/>
          </v:shape>
          <o:OLEObject Type="Embed" ProgID="Equation.3" ShapeID="_x0000_i1085" DrawAspect="Content" ObjectID="_1837502523" r:id="rId127"/>
        </w:object>
      </w:r>
      <w:r w:rsidR="00C50FB1">
        <w:rPr>
          <w:rFonts w:ascii="楷体" w:eastAsia="楷体" w:hAnsi="楷体"/>
          <w:szCs w:val="21"/>
        </w:rPr>
        <w:t>为</w:t>
      </w:r>
      <w:r w:rsidR="00C50FB1">
        <w:rPr>
          <w:rFonts w:ascii="楷体" w:eastAsia="楷体" w:hAnsi="楷体" w:hint="eastAsia"/>
          <w:szCs w:val="21"/>
        </w:rPr>
        <w:t>初始</w:t>
      </w:r>
      <w:r w:rsidR="00C50FB1">
        <w:rPr>
          <w:rFonts w:ascii="楷体" w:eastAsia="楷体" w:hAnsi="楷体"/>
          <w:szCs w:val="21"/>
        </w:rPr>
        <w:t>语义维度</w:t>
      </w:r>
      <w:r w:rsidR="00C50FB1">
        <w:rPr>
          <w:rFonts w:ascii="楷体" w:eastAsia="楷体" w:hAnsi="楷体" w:hint="eastAsia"/>
          <w:szCs w:val="21"/>
        </w:rPr>
        <w:t>.</w:t>
      </w:r>
    </w:p>
    <w:p w14:paraId="1D9ACA14" w14:textId="310862B2" w:rsidR="00C50FB1" w:rsidRDefault="00CF424F" w:rsidP="00CF424F">
      <w:pPr>
        <w:spacing w:beforeLines="50" w:before="156" w:line="300" w:lineRule="auto"/>
        <w:ind w:firstLine="420"/>
        <w:rPr>
          <w:rFonts w:ascii="Cambria Math" w:eastAsia="楷体" w:hAnsi="Cambria Math" w:cs="Cambria Math"/>
          <w:szCs w:val="21"/>
        </w:rPr>
      </w:pPr>
      <m:oMathPara>
        <m:oMath>
          <m:r>
            <w:rPr>
              <w:rFonts w:ascii="Cambria Math" w:hAnsi="Segoe UI" w:cs="Segoe UI"/>
              <w:sz w:val="19"/>
              <w:szCs w:val="19"/>
              <w:shd w:val="clear" w:color="auto" w:fill="FFFFFF"/>
            </w:rPr>
            <m:t>S=[Embed</m:t>
          </m:r>
          <m:d>
            <m:dPr>
              <m:ctrlPr>
                <w:rPr>
                  <w:rFonts w:ascii="Cambria Math" w:hAnsi="Segoe UI" w:cs="Segoe UI"/>
                  <w:i/>
                  <w:sz w:val="19"/>
                  <w:szCs w:val="19"/>
                  <w:shd w:val="clear" w:color="auto" w:fill="FFFFFF"/>
                </w:rPr>
              </m:ctrlPr>
            </m:dPr>
            <m:e>
              <m:sSub>
                <m:sSubPr>
                  <m:ctrlPr>
                    <w:rPr>
                      <w:rFonts w:ascii="Cambria Math" w:hAnsi="Segoe UI" w:cs="Segoe UI"/>
                      <w:i/>
                      <w:sz w:val="19"/>
                      <w:szCs w:val="19"/>
                      <w:shd w:val="clear" w:color="auto" w:fill="FFFFFF"/>
                    </w:rPr>
                  </m:ctrlPr>
                </m:sSubPr>
                <m:e>
                  <m:r>
                    <w:rPr>
                      <w:rFonts w:ascii="Cambria Math" w:hAnsi="Segoe UI" w:cs="Segoe UI"/>
                      <w:sz w:val="19"/>
                      <w:szCs w:val="19"/>
                      <w:shd w:val="clear" w:color="auto" w:fill="FFFFFF"/>
                    </w:rPr>
                    <m:t>t</m:t>
                  </m:r>
                </m:e>
                <m:sub>
                  <m:r>
                    <w:rPr>
                      <w:rFonts w:ascii="Cambria Math" w:hAnsi="Segoe UI" w:cs="Segoe UI"/>
                      <w:sz w:val="19"/>
                      <w:szCs w:val="19"/>
                      <w:shd w:val="clear" w:color="auto" w:fill="FFFFFF"/>
                    </w:rPr>
                    <m:t>1</m:t>
                  </m:r>
                </m:sub>
              </m:sSub>
            </m:e>
          </m:d>
          <m:r>
            <w:rPr>
              <w:rFonts w:ascii="Cambria Math" w:hAnsi="Segoe UI" w:cs="Segoe UI"/>
              <w:sz w:val="19"/>
              <w:szCs w:val="19"/>
              <w:shd w:val="clear" w:color="auto" w:fill="FFFFFF"/>
            </w:rPr>
            <m:t>,Embed</m:t>
          </m:r>
          <m:d>
            <m:dPr>
              <m:ctrlPr>
                <w:rPr>
                  <w:rFonts w:ascii="Cambria Math" w:hAnsi="Segoe UI" w:cs="Segoe UI"/>
                  <w:i/>
                  <w:sz w:val="19"/>
                  <w:szCs w:val="19"/>
                  <w:shd w:val="clear" w:color="auto" w:fill="FFFFFF"/>
                </w:rPr>
              </m:ctrlPr>
            </m:dPr>
            <m:e>
              <m:sSub>
                <m:sSubPr>
                  <m:ctrlPr>
                    <w:rPr>
                      <w:rFonts w:ascii="Cambria Math" w:hAnsi="Segoe UI" w:cs="Segoe UI"/>
                      <w:i/>
                      <w:sz w:val="19"/>
                      <w:szCs w:val="19"/>
                      <w:shd w:val="clear" w:color="auto" w:fill="FFFFFF"/>
                    </w:rPr>
                  </m:ctrlPr>
                </m:sSubPr>
                <m:e>
                  <m:r>
                    <w:rPr>
                      <w:rFonts w:ascii="Cambria Math" w:hAnsi="Segoe UI" w:cs="Segoe UI"/>
                      <w:sz w:val="19"/>
                      <w:szCs w:val="19"/>
                      <w:shd w:val="clear" w:color="auto" w:fill="FFFFFF"/>
                    </w:rPr>
                    <m:t>t</m:t>
                  </m:r>
                </m:e>
                <m:sub>
                  <m:r>
                    <w:rPr>
                      <w:rFonts w:ascii="Cambria Math" w:hAnsi="Segoe UI" w:cs="Segoe UI"/>
                      <w:sz w:val="19"/>
                      <w:szCs w:val="19"/>
                      <w:shd w:val="clear" w:color="auto" w:fill="FFFFFF"/>
                    </w:rPr>
                    <m:t>2</m:t>
                  </m:r>
                </m:sub>
              </m:sSub>
            </m:e>
          </m:d>
          <m:r>
            <w:rPr>
              <w:rFonts w:ascii="Cambria Math" w:hAnsi="Segoe UI" w:cs="Segoe UI"/>
              <w:sz w:val="19"/>
              <w:szCs w:val="19"/>
              <w:shd w:val="clear" w:color="auto" w:fill="FFFFFF"/>
            </w:rPr>
            <m:t>,...,Embed</m:t>
          </m:r>
          <m:d>
            <m:dPr>
              <m:ctrlPr>
                <w:rPr>
                  <w:rFonts w:ascii="Cambria Math" w:hAnsi="Segoe UI" w:cs="Segoe UI"/>
                  <w:i/>
                  <w:sz w:val="19"/>
                  <w:szCs w:val="19"/>
                  <w:shd w:val="clear" w:color="auto" w:fill="FFFFFF"/>
                </w:rPr>
              </m:ctrlPr>
            </m:dPr>
            <m:e>
              <m:sSub>
                <m:sSubPr>
                  <m:ctrlPr>
                    <w:rPr>
                      <w:rFonts w:ascii="Cambria Math" w:hAnsi="Segoe UI" w:cs="Segoe UI"/>
                      <w:i/>
                      <w:sz w:val="19"/>
                      <w:szCs w:val="19"/>
                      <w:shd w:val="clear" w:color="auto" w:fill="FFFFFF"/>
                    </w:rPr>
                  </m:ctrlPr>
                </m:sSubPr>
                <m:e>
                  <m:r>
                    <w:rPr>
                      <w:rFonts w:ascii="Cambria Math" w:hAnsi="Segoe UI" w:cs="Segoe UI"/>
                      <w:sz w:val="19"/>
                      <w:szCs w:val="19"/>
                      <w:shd w:val="clear" w:color="auto" w:fill="FFFFFF"/>
                    </w:rPr>
                    <m:t>t</m:t>
                  </m:r>
                </m:e>
                <m:sub>
                  <m:r>
                    <w:rPr>
                      <w:rFonts w:ascii="Cambria Math" w:hAnsi="Segoe UI" w:cs="Segoe UI"/>
                      <w:sz w:val="19"/>
                      <w:szCs w:val="19"/>
                      <w:shd w:val="clear" w:color="auto" w:fill="FFFFFF"/>
                    </w:rPr>
                    <m:t>n</m:t>
                  </m:r>
                </m:sub>
              </m:sSub>
            </m:e>
          </m:d>
          <m:r>
            <w:rPr>
              <w:rFonts w:ascii="Cambria Math" w:hAnsi="Segoe UI" w:cs="Segoe UI"/>
              <w:sz w:val="19"/>
              <w:szCs w:val="19"/>
              <w:shd w:val="clear" w:color="auto" w:fill="FFFFFF"/>
            </w:rPr>
            <m:t>]</m:t>
          </m:r>
        </m:oMath>
      </m:oMathPara>
    </w:p>
    <w:p w14:paraId="17C2170F" w14:textId="24B478AB" w:rsidR="0007617F" w:rsidRDefault="00C50FB1" w:rsidP="000519FC">
      <w:pPr>
        <w:ind w:firstLine="420"/>
        <w:jc w:val="left"/>
        <w:rPr>
          <w:rFonts w:ascii="楷体" w:eastAsia="楷体" w:hAnsi="楷体" w:hint="eastAsia"/>
          <w:szCs w:val="21"/>
        </w:rPr>
      </w:pPr>
      <w:r>
        <w:rPr>
          <w:rFonts w:ascii="楷体" w:eastAsia="楷体" w:hAnsi="楷体" w:hint="eastAsia"/>
          <w:szCs w:val="21"/>
        </w:rPr>
        <w:t>并</w:t>
      </w:r>
      <w:r w:rsidR="0007617F">
        <w:rPr>
          <w:rFonts w:ascii="楷体" w:eastAsia="楷体" w:hAnsi="楷体" w:hint="eastAsia"/>
          <w:szCs w:val="21"/>
        </w:rPr>
        <w:t>将写作意图</w:t>
      </w:r>
      <m:oMath>
        <m:sSub>
          <m:sSubPr>
            <m:ctrlPr>
              <w:ins w:id="1022" w:author="T179966" w:date="2025-09-13T17:27:00Z" w16du:dateUtc="2025-09-13T09:27:00Z">
                <w:rPr>
                  <w:rFonts w:ascii="Cambria Math" w:eastAsia="楷体" w:hAnsi="Cambria Math"/>
                  <w:i/>
                  <w:szCs w:val="21"/>
                </w:rPr>
              </w:ins>
            </m:ctrlPr>
          </m:sSubPr>
          <m:e>
            <m:r>
              <w:ins w:id="1023" w:author="T179966" w:date="2025-09-13T17:27:00Z" w16du:dateUtc="2025-09-13T09:27:00Z">
                <w:rPr>
                  <w:rFonts w:ascii="Cambria Math" w:eastAsia="楷体" w:hAnsi="Cambria Math"/>
                  <w:szCs w:val="21"/>
                </w:rPr>
                <m:t>I</m:t>
              </w:ins>
            </m:r>
          </m:e>
          <m:sub>
            <m:r>
              <w:ins w:id="1024" w:author="T179966" w:date="2025-09-13T17:27:00Z" w16du:dateUtc="2025-09-13T09:27:00Z">
                <w:rPr>
                  <w:rFonts w:ascii="Cambria Math" w:eastAsia="楷体" w:hAnsi="Cambria Math"/>
                  <w:szCs w:val="21"/>
                </w:rPr>
                <m:t>t</m:t>
              </w:ins>
            </m:r>
          </m:sub>
        </m:sSub>
      </m:oMath>
      <w:del w:id="1025" w:author="T179966" w:date="2025-09-13T17:27:00Z" w16du:dateUtc="2025-09-13T09:27:00Z">
        <w:r w:rsidR="0007617F" w:rsidDel="000519FC">
          <w:rPr>
            <w:rFonts w:ascii="楷体" w:eastAsia="楷体" w:hAnsi="楷体" w:hint="eastAsia"/>
            <w:position w:val="-12"/>
            <w:szCs w:val="21"/>
          </w:rPr>
          <w:object w:dxaOrig="220" w:dyaOrig="360" w14:anchorId="29AC03E9">
            <v:shape id="_x0000_i1086" type="#_x0000_t75" style="width:11.25pt;height:18pt" o:ole="">
              <v:imagedata r:id="rId128" o:title=""/>
            </v:shape>
            <o:OLEObject Type="Embed" ProgID="Equation.3" ShapeID="_x0000_i1086" DrawAspect="Content" ObjectID="_1837502524" r:id="rId129"/>
          </w:object>
        </w:r>
      </w:del>
      <w:r w:rsidR="0007617F">
        <w:rPr>
          <w:rFonts w:ascii="楷体" w:eastAsia="楷体" w:hAnsi="楷体" w:hint="eastAsia"/>
          <w:szCs w:val="21"/>
        </w:rPr>
        <w:t>与传播意图</w:t>
      </w:r>
      <w:bookmarkStart w:id="1026" w:name="OLE_LINK4"/>
      <m:oMath>
        <m:sSub>
          <m:sSubPr>
            <m:ctrlPr>
              <w:ins w:id="1027" w:author="T179966" w:date="2025-09-13T17:27:00Z" w16du:dateUtc="2025-09-13T09:27:00Z">
                <w:rPr>
                  <w:rFonts w:ascii="Cambria Math" w:eastAsia="楷体" w:hAnsi="Cambria Math"/>
                  <w:i/>
                  <w:szCs w:val="21"/>
                </w:rPr>
              </w:ins>
            </m:ctrlPr>
          </m:sSubPr>
          <m:e>
            <m:r>
              <w:ins w:id="1028" w:author="T179966" w:date="2025-09-13T17:27:00Z" w16du:dateUtc="2025-09-13T09:27:00Z">
                <w:rPr>
                  <w:rFonts w:ascii="Cambria Math" w:eastAsia="楷体" w:hAnsi="Cambria Math"/>
                  <w:szCs w:val="21"/>
                </w:rPr>
                <m:t>I</m:t>
              </w:ins>
            </m:r>
          </m:e>
          <m:sub>
            <m:r>
              <w:ins w:id="1029" w:author="T179966" w:date="2025-09-13T17:27:00Z" w16du:dateUtc="2025-09-13T09:27:00Z">
                <w:rPr>
                  <w:rFonts w:ascii="Cambria Math" w:eastAsia="楷体" w:hAnsi="Cambria Math"/>
                  <w:szCs w:val="21"/>
                </w:rPr>
                <m:t>s</m:t>
              </w:ins>
            </m:r>
          </m:sub>
        </m:sSub>
      </m:oMath>
      <w:del w:id="1030" w:author="T179966" w:date="2025-09-13T17:27:00Z" w16du:dateUtc="2025-09-13T09:27:00Z">
        <w:r w:rsidR="0007617F" w:rsidDel="000519FC">
          <w:rPr>
            <w:rFonts w:ascii="楷体" w:eastAsia="楷体" w:hAnsi="楷体" w:hint="eastAsia"/>
            <w:position w:val="-12"/>
            <w:szCs w:val="21"/>
          </w:rPr>
          <w:object w:dxaOrig="220" w:dyaOrig="360" w14:anchorId="471EBC63">
            <v:shape id="_x0000_i1087" type="#_x0000_t75" style="width:11.25pt;height:18pt" o:ole="">
              <v:imagedata r:id="rId130" o:title=""/>
            </v:shape>
            <o:OLEObject Type="Embed" ProgID="Equation.3" ShapeID="_x0000_i1087" DrawAspect="Content" ObjectID="_1837502525" r:id="rId131"/>
          </w:object>
        </w:r>
      </w:del>
      <w:bookmarkEnd w:id="1026"/>
      <w:r w:rsidR="0007617F">
        <w:rPr>
          <w:rFonts w:ascii="楷体" w:eastAsia="楷体" w:hAnsi="楷体" w:hint="eastAsia"/>
          <w:szCs w:val="21"/>
        </w:rPr>
        <w:t>进行向量化拼接，融合为意图特征</w:t>
      </w:r>
      <m:oMath>
        <m:r>
          <w:rPr>
            <w:rFonts w:ascii="Cambria Math" w:eastAsia="楷体" w:hAnsi="楷体" w:hint="eastAsia"/>
            <w:szCs w:val="21"/>
          </w:rPr>
          <m:t>I</m:t>
        </m:r>
      </m:oMath>
      <w:r w:rsidR="0007617F">
        <w:rPr>
          <w:rFonts w:ascii="楷体" w:eastAsia="楷体" w:hAnsi="楷体" w:hint="eastAsia"/>
          <w:szCs w:val="21"/>
        </w:rPr>
        <w:t>，提取新闻文本的特征表示并于I进行融合，得到语义特征表示</w:t>
      </w:r>
      <m:oMath>
        <m:sSubSup>
          <m:sSubSupPr>
            <m:ctrlPr>
              <w:rPr>
                <w:rFonts w:ascii="Cambria Math" w:eastAsia="楷体" w:hAnsi="楷体"/>
                <w:i/>
                <w:szCs w:val="21"/>
              </w:rPr>
            </m:ctrlPr>
          </m:sSubSupPr>
          <m:e>
            <m:r>
              <w:rPr>
                <w:rFonts w:ascii="Cambria Math" w:eastAsia="楷体" w:hAnsi="楷体"/>
                <w:szCs w:val="21"/>
              </w:rPr>
              <m:t>S</m:t>
            </m:r>
          </m:e>
          <m:sub>
            <m:r>
              <w:rPr>
                <w:rFonts w:ascii="Cambria Math" w:eastAsia="楷体" w:hAnsi="楷体"/>
                <w:szCs w:val="21"/>
              </w:rPr>
              <m:t>N</m:t>
            </m:r>
          </m:sub>
          <m:sup>
            <m:r>
              <w:rPr>
                <w:rFonts w:ascii="Cambria Math" w:eastAsia="楷体" w:hAnsi="楷体"/>
                <w:szCs w:val="21"/>
              </w:rPr>
              <m:t>I</m:t>
            </m:r>
          </m:sup>
        </m:sSubSup>
      </m:oMath>
      <w:commentRangeStart w:id="1031"/>
      <w:commentRangeStart w:id="1032"/>
      <w:commentRangeEnd w:id="1031"/>
      <w:r>
        <w:rPr>
          <w:rStyle w:val="af0"/>
        </w:rPr>
        <w:commentReference w:id="1031"/>
      </w:r>
      <w:commentRangeEnd w:id="1032"/>
      <w:r>
        <w:commentReference w:id="1032"/>
      </w:r>
      <w:r w:rsidR="0007617F">
        <w:rPr>
          <w:rFonts w:ascii="楷体" w:eastAsia="楷体" w:hAnsi="楷体" w:hint="eastAsia"/>
          <w:szCs w:val="21"/>
        </w:rPr>
        <w:t>，</w:t>
      </w:r>
      <w:r>
        <w:rPr>
          <w:rFonts w:ascii="楷体" w:eastAsia="楷体" w:hAnsi="楷体" w:hint="eastAsia"/>
          <w:szCs w:val="21"/>
        </w:rPr>
        <w:t>最后</w:t>
      </w:r>
      <w:r w:rsidR="0007617F">
        <w:rPr>
          <w:rFonts w:ascii="楷体" w:eastAsia="楷体" w:hAnsi="楷体" w:hint="eastAsia"/>
          <w:szCs w:val="21"/>
        </w:rPr>
        <w:t>更新</w:t>
      </w:r>
      <w:r>
        <w:rPr>
          <w:rFonts w:ascii="楷体" w:eastAsia="楷体" w:hAnsi="楷体" w:hint="eastAsia"/>
          <w:szCs w:val="21"/>
        </w:rPr>
        <w:t>初始语特征矩阵和新闻意图矩阵形成意图评论</w:t>
      </w:r>
      <w:commentRangeStart w:id="1033"/>
      <w:commentRangeStart w:id="1034"/>
      <w:r>
        <w:rPr>
          <w:rFonts w:ascii="楷体" w:eastAsia="楷体" w:hAnsi="楷体" w:hint="eastAsia"/>
          <w:szCs w:val="21"/>
        </w:rPr>
        <w:t>特征矩阵</w:t>
      </w:r>
      <m:oMath>
        <m:r>
          <w:ins w:id="1035" w:author="T179966" w:date="2025-09-13T17:27:00Z" w16du:dateUtc="2025-09-13T09:27:00Z">
            <m:rPr>
              <m:sty m:val="bi"/>
            </m:rPr>
            <w:rPr>
              <w:rFonts w:ascii="Cambria Math" w:eastAsia="楷体" w:hAnsi="Cambria Math"/>
              <w:color w:val="FF0000"/>
              <w:szCs w:val="21"/>
            </w:rPr>
            <m:t>X∈</m:t>
          </w:ins>
        </m:r>
        <m:sSup>
          <m:sSupPr>
            <m:ctrlPr>
              <w:ins w:id="1036" w:author="T179966" w:date="2025-09-13T17:27:00Z" w16du:dateUtc="2025-09-13T09:27:00Z">
                <w:rPr>
                  <w:rFonts w:ascii="Cambria Math" w:eastAsia="楷体" w:hAnsi="Cambria Math"/>
                  <w:b/>
                  <w:i/>
                  <w:color w:val="FF0000"/>
                  <w:szCs w:val="21"/>
                </w:rPr>
              </w:ins>
            </m:ctrlPr>
          </m:sSupPr>
          <m:e>
            <m:r>
              <w:ins w:id="1037" w:author="T179966" w:date="2025-09-13T17:27:00Z" w16du:dateUtc="2025-09-13T09:27:00Z">
                <m:rPr>
                  <m:sty m:val="bi"/>
                </m:rPr>
                <w:rPr>
                  <w:rFonts w:ascii="Cambria Math" w:eastAsia="楷体" w:hAnsi="Cambria Math"/>
                  <w:color w:val="FF0000"/>
                  <w:szCs w:val="21"/>
                </w:rPr>
                <m:t>R</m:t>
              </w:ins>
            </m:r>
          </m:e>
          <m:sup>
            <m:r>
              <w:ins w:id="1038" w:author="T179966" w:date="2025-09-13T17:27:00Z" w16du:dateUtc="2025-09-13T09:27:00Z">
                <m:rPr>
                  <m:sty m:val="bi"/>
                </m:rPr>
                <w:rPr>
                  <w:rFonts w:ascii="Cambria Math" w:eastAsia="楷体" w:hAnsi="Cambria Math"/>
                  <w:color w:val="FF0000"/>
                  <w:szCs w:val="21"/>
                </w:rPr>
                <m:t>n×</m:t>
              </w:ins>
            </m:r>
            <m:sSub>
              <m:sSubPr>
                <m:ctrlPr>
                  <w:ins w:id="1039" w:author="T179966" w:date="2025-09-13T17:27:00Z" w16du:dateUtc="2025-09-13T09:27:00Z">
                    <w:rPr>
                      <w:rFonts w:ascii="Cambria Math" w:eastAsia="楷体" w:hAnsi="Cambria Math"/>
                      <w:b/>
                      <w:i/>
                      <w:color w:val="FF0000"/>
                      <w:szCs w:val="21"/>
                    </w:rPr>
                  </w:ins>
                </m:ctrlPr>
              </m:sSubPr>
              <m:e>
                <m:r>
                  <w:ins w:id="1040" w:author="T179966" w:date="2025-09-13T17:27:00Z" w16du:dateUtc="2025-09-13T09:27:00Z">
                    <m:rPr>
                      <m:sty m:val="bi"/>
                    </m:rPr>
                    <w:rPr>
                      <w:rFonts w:ascii="Cambria Math" w:eastAsia="楷体" w:hAnsi="Cambria Math"/>
                      <w:color w:val="FF0000"/>
                      <w:szCs w:val="21"/>
                    </w:rPr>
                    <m:t>d</m:t>
                  </w:ins>
                </m:r>
              </m:e>
              <m:sub>
                <m:r>
                  <w:ins w:id="1041" w:author="T179966" w:date="2025-09-13T17:27:00Z" w16du:dateUtc="2025-09-13T09:27:00Z">
                    <m:rPr>
                      <m:nor/>
                    </m:rPr>
                    <w:rPr>
                      <w:rFonts w:ascii="Cambria Math" w:eastAsia="楷体" w:hAnsi="Cambria Math"/>
                      <w:b/>
                      <w:color w:val="FF0000"/>
                      <w:szCs w:val="21"/>
                    </w:rPr>
                    <m:t>in</m:t>
                  </w:ins>
                </m:r>
                <m:ctrlPr>
                  <w:ins w:id="1042" w:author="T179966" w:date="2025-09-13T17:27:00Z" w16du:dateUtc="2025-09-13T09:27:00Z">
                    <w:rPr>
                      <w:rFonts w:ascii="Cambria Math" w:eastAsia="楷体" w:hAnsi="Cambria Math"/>
                      <w:b/>
                      <w:color w:val="FF0000"/>
                      <w:szCs w:val="21"/>
                    </w:rPr>
                  </w:ins>
                </m:ctrlPr>
              </m:sub>
            </m:sSub>
            <m:ctrlPr>
              <w:ins w:id="1043" w:author="T179966" w:date="2025-09-13T17:27:00Z" w16du:dateUtc="2025-09-13T09:27:00Z">
                <w:rPr>
                  <w:rFonts w:ascii="Cambria Math" w:eastAsia="楷体" w:hAnsi="Cambria Math" w:hint="eastAsia"/>
                  <w:b/>
                  <w:i/>
                  <w:color w:val="FF0000"/>
                  <w:szCs w:val="21"/>
                </w:rPr>
              </w:ins>
            </m:ctrlPr>
          </m:sup>
        </m:sSup>
      </m:oMath>
      <w:del w:id="1044" w:author="T179966" w:date="2025-09-13T17:27:00Z" w16du:dateUtc="2025-09-13T09:27:00Z">
        <w:r w:rsidDel="000519FC">
          <w:rPr>
            <w:rFonts w:ascii="楷体" w:eastAsia="楷体" w:hAnsi="楷体"/>
            <w:b/>
            <w:color w:val="FF0000"/>
            <w:position w:val="-4"/>
            <w:szCs w:val="21"/>
          </w:rPr>
          <w:object w:dxaOrig="999" w:dyaOrig="300" w14:anchorId="38163043">
            <v:shape id="_x0000_i1088" type="#_x0000_t75" style="width:50.25pt;height:15pt" o:ole="">
              <v:imagedata r:id="rId132" o:title=""/>
            </v:shape>
            <o:OLEObject Type="Embed" ProgID="Equation.3" ShapeID="_x0000_i1088" DrawAspect="Content" ObjectID="_1837502526" r:id="rId133"/>
          </w:object>
        </w:r>
      </w:del>
      <w:r>
        <w:rPr>
          <w:rFonts w:ascii="楷体" w:eastAsia="楷体" w:hAnsi="楷体" w:hint="eastAsia"/>
          <w:szCs w:val="21"/>
        </w:rPr>
        <w:t>。</w:t>
      </w:r>
      <w:commentRangeEnd w:id="1033"/>
      <w:r>
        <w:rPr>
          <w:rStyle w:val="af0"/>
        </w:rPr>
        <w:commentReference w:id="1033"/>
      </w:r>
      <w:commentRangeEnd w:id="1034"/>
      <w:r>
        <w:commentReference w:id="1034"/>
      </w:r>
      <w:r w:rsidR="0007617F">
        <w:rPr>
          <w:rFonts w:ascii="楷体" w:eastAsia="楷体" w:hAnsi="楷体" w:hint="eastAsia"/>
          <w:szCs w:val="21"/>
        </w:rPr>
        <w:t>最后，将写作意图</w:t>
      </w:r>
      <m:oMath>
        <m:sSub>
          <m:sSubPr>
            <m:ctrlPr>
              <w:ins w:id="1045" w:author="T179966" w:date="2025-09-13T17:27:00Z" w16du:dateUtc="2025-09-13T09:27:00Z">
                <w:rPr>
                  <w:rFonts w:ascii="Cambria Math" w:eastAsia="楷体" w:hAnsi="Cambria Math"/>
                  <w:i/>
                  <w:szCs w:val="21"/>
                </w:rPr>
              </w:ins>
            </m:ctrlPr>
          </m:sSubPr>
          <m:e>
            <m:r>
              <w:ins w:id="1046" w:author="T179966" w:date="2025-09-13T17:27:00Z" w16du:dateUtc="2025-09-13T09:27:00Z">
                <w:rPr>
                  <w:rFonts w:ascii="Cambria Math" w:eastAsia="楷体" w:hAnsi="Cambria Math"/>
                  <w:szCs w:val="21"/>
                </w:rPr>
                <m:t>I</m:t>
              </w:ins>
            </m:r>
          </m:e>
          <m:sub>
            <m:r>
              <w:ins w:id="1047" w:author="T179966" w:date="2025-09-13T17:27:00Z" w16du:dateUtc="2025-09-13T09:27:00Z">
                <w:rPr>
                  <w:rFonts w:ascii="Cambria Math" w:eastAsia="楷体" w:hAnsi="Cambria Math"/>
                  <w:szCs w:val="21"/>
                </w:rPr>
                <m:t>t</m:t>
              </w:ins>
            </m:r>
          </m:sub>
        </m:sSub>
      </m:oMath>
      <w:del w:id="1048" w:author="T179966" w:date="2025-09-13T17:27:00Z" w16du:dateUtc="2025-09-13T09:27:00Z">
        <w:r w:rsidR="0007617F" w:rsidDel="000519FC">
          <w:rPr>
            <w:rFonts w:ascii="楷体" w:eastAsia="楷体" w:hAnsi="楷体" w:hint="eastAsia"/>
            <w:position w:val="-12"/>
            <w:szCs w:val="21"/>
          </w:rPr>
          <w:object w:dxaOrig="220" w:dyaOrig="360" w14:anchorId="68B4C7D0">
            <v:shape id="_x0000_i1089" type="#_x0000_t75" style="width:11.25pt;height:18pt" o:ole="">
              <v:imagedata r:id="rId128" o:title=""/>
            </v:shape>
            <o:OLEObject Type="Embed" ProgID="Equation.3" ShapeID="_x0000_i1089" DrawAspect="Content" ObjectID="_1837502527" r:id="rId134"/>
          </w:object>
        </w:r>
      </w:del>
      <w:r w:rsidR="0007617F">
        <w:rPr>
          <w:rFonts w:ascii="楷体" w:eastAsia="楷体" w:hAnsi="楷体" w:hint="eastAsia"/>
          <w:szCs w:val="21"/>
        </w:rPr>
        <w:t>与传播意图</w:t>
      </w:r>
      <m:oMath>
        <m:sSub>
          <m:sSubPr>
            <m:ctrlPr>
              <w:ins w:id="1049" w:author="T179966" w:date="2025-09-13T17:27:00Z" w16du:dateUtc="2025-09-13T09:27:00Z">
                <w:rPr>
                  <w:rFonts w:ascii="Cambria Math" w:eastAsia="楷体" w:hAnsi="楷体"/>
                  <w:i/>
                  <w:szCs w:val="21"/>
                </w:rPr>
              </w:ins>
            </m:ctrlPr>
          </m:sSubPr>
          <m:e>
            <m:r>
              <w:ins w:id="1050" w:author="T179966" w:date="2025-09-13T17:27:00Z" w16du:dateUtc="2025-09-13T09:27:00Z">
                <w:rPr>
                  <w:rFonts w:ascii="Cambria Math" w:eastAsia="楷体" w:hAnsi="楷体"/>
                  <w:szCs w:val="21"/>
                </w:rPr>
                <m:t>I</m:t>
              </w:ins>
            </m:r>
          </m:e>
          <m:sub>
            <m:r>
              <w:ins w:id="1051" w:author="T179966" w:date="2025-09-13T17:27:00Z" w16du:dateUtc="2025-09-13T09:27:00Z">
                <w:rPr>
                  <w:rFonts w:ascii="Cambria Math" w:eastAsia="楷体" w:hAnsi="楷体"/>
                  <w:szCs w:val="21"/>
                </w:rPr>
                <m:t>s</m:t>
              </w:ins>
            </m:r>
          </m:sub>
        </m:sSub>
      </m:oMath>
      <w:del w:id="1052" w:author="T179966" w:date="2025-09-13T17:27:00Z" w16du:dateUtc="2025-09-13T09:27:00Z">
        <w:r w:rsidR="0007617F" w:rsidDel="000519FC">
          <w:rPr>
            <w:rFonts w:ascii="楷体" w:eastAsia="楷体" w:hAnsi="楷体" w:hint="eastAsia"/>
            <w:position w:val="-12"/>
            <w:szCs w:val="21"/>
          </w:rPr>
          <w:object w:dxaOrig="220" w:dyaOrig="360" w14:anchorId="7A6255B8">
            <v:shape id="_x0000_i1090" type="#_x0000_t75" style="width:11.25pt;height:18pt" o:ole="">
              <v:imagedata r:id="rId130" o:title=""/>
            </v:shape>
            <o:OLEObject Type="Embed" ProgID="Equation.3" ShapeID="_x0000_i1090" DrawAspect="Content" ObjectID="_1837502528" r:id="rId135"/>
          </w:object>
        </w:r>
      </w:del>
      <w:r w:rsidR="0007617F">
        <w:rPr>
          <w:rFonts w:ascii="楷体" w:eastAsia="楷体" w:hAnsi="楷体" w:hint="eastAsia"/>
          <w:szCs w:val="21"/>
        </w:rPr>
        <w:t>进行拼接，形成融合意图特征的节点表示向量，</w:t>
      </w:r>
    </w:p>
    <w:p w14:paraId="37140A06" w14:textId="60B530E9" w:rsidR="0007617F" w:rsidRPr="0007617F" w:rsidRDefault="0007617F" w:rsidP="0007617F">
      <w:pPr>
        <w:ind w:firstLine="420"/>
        <w:jc w:val="left"/>
        <w:rPr>
          <w:rFonts w:ascii="楷体" w:eastAsia="楷体" w:hAnsi="楷体" w:hint="eastAsia"/>
          <w:szCs w:val="21"/>
        </w:rPr>
      </w:pPr>
      <m:oMathPara>
        <m:oMath>
          <m:r>
            <w:rPr>
              <w:rFonts w:ascii="Cambria Math" w:eastAsia="楷体" w:hAnsi="楷体"/>
              <w:szCs w:val="21"/>
            </w:rPr>
            <m:t>I=</m:t>
          </m:r>
          <m:d>
            <m:dPr>
              <m:begChr m:val="["/>
              <m:endChr m:val="]"/>
              <m:ctrlPr>
                <w:rPr>
                  <w:rFonts w:ascii="Cambria Math" w:eastAsia="楷体" w:hAnsi="楷体"/>
                  <w:i/>
                  <w:szCs w:val="21"/>
                </w:rPr>
              </m:ctrlPr>
            </m:dPr>
            <m:e>
              <m:sSub>
                <m:sSubPr>
                  <m:ctrlPr>
                    <w:rPr>
                      <w:rFonts w:ascii="Cambria Math" w:eastAsia="楷体" w:hAnsi="楷体"/>
                      <w:i/>
                      <w:szCs w:val="21"/>
                    </w:rPr>
                  </m:ctrlPr>
                </m:sSubPr>
                <m:e>
                  <m:r>
                    <w:rPr>
                      <w:rFonts w:ascii="Cambria Math" w:eastAsia="楷体" w:hAnsi="楷体"/>
                      <w:szCs w:val="21"/>
                    </w:rPr>
                    <m:t>Embed(I</m:t>
                  </m:r>
                </m:e>
                <m:sub>
                  <m:r>
                    <w:rPr>
                      <w:rFonts w:ascii="Cambria Math" w:eastAsia="楷体" w:hAnsi="楷体"/>
                      <w:szCs w:val="21"/>
                    </w:rPr>
                    <m:t>t</m:t>
                  </m:r>
                </m:sub>
              </m:sSub>
              <m:r>
                <w:rPr>
                  <w:rFonts w:ascii="Cambria Math" w:eastAsia="楷体" w:hAnsi="楷体"/>
                  <w:szCs w:val="21"/>
                </w:rPr>
                <m:t>);Embed(</m:t>
              </m:r>
              <m:sSub>
                <m:sSubPr>
                  <m:ctrlPr>
                    <w:rPr>
                      <w:rFonts w:ascii="Cambria Math" w:eastAsia="楷体" w:hAnsi="楷体"/>
                      <w:i/>
                      <w:szCs w:val="21"/>
                    </w:rPr>
                  </m:ctrlPr>
                </m:sSubPr>
                <m:e>
                  <m:r>
                    <w:rPr>
                      <w:rFonts w:ascii="Cambria Math" w:eastAsia="楷体" w:hAnsi="楷体"/>
                      <w:szCs w:val="21"/>
                    </w:rPr>
                    <m:t>I</m:t>
                  </m:r>
                </m:e>
                <m:sub>
                  <m:r>
                    <w:rPr>
                      <w:rFonts w:ascii="Cambria Math" w:eastAsia="楷体" w:hAnsi="楷体"/>
                      <w:szCs w:val="21"/>
                    </w:rPr>
                    <m:t>s</m:t>
                  </m:r>
                </m:sub>
              </m:sSub>
              <m:r>
                <w:rPr>
                  <w:rFonts w:ascii="Cambria Math" w:eastAsia="楷体" w:hAnsi="楷体"/>
                  <w:szCs w:val="21"/>
                </w:rPr>
                <m:t>)</m:t>
              </m:r>
              <m:ctrlPr>
                <w:rPr>
                  <w:rFonts w:ascii="Cambria Math" w:eastAsia="楷体" w:hAnsi="Cambria Math" w:hint="eastAsia"/>
                  <w:i/>
                  <w:szCs w:val="21"/>
                </w:rPr>
              </m:ctrlPr>
            </m:e>
          </m:d>
        </m:oMath>
      </m:oMathPara>
    </w:p>
    <w:p w14:paraId="251C5623" w14:textId="2EC4FC95" w:rsidR="0007617F" w:rsidRPr="0007617F" w:rsidRDefault="00000000" w:rsidP="0007617F">
      <w:pPr>
        <w:ind w:firstLine="420"/>
        <w:jc w:val="left"/>
        <w:rPr>
          <w:rFonts w:ascii="楷体" w:eastAsia="楷体" w:hAnsi="楷体" w:hint="eastAsia"/>
          <w:szCs w:val="21"/>
        </w:rPr>
      </w:pPr>
      <m:oMathPara>
        <m:oMath>
          <m:sSubSup>
            <m:sSubSupPr>
              <m:ctrlPr>
                <w:rPr>
                  <w:rFonts w:ascii="Cambria Math" w:eastAsia="楷体" w:hAnsi="楷体"/>
                  <w:i/>
                  <w:szCs w:val="21"/>
                </w:rPr>
              </m:ctrlPr>
            </m:sSubSupPr>
            <m:e>
              <m:r>
                <w:rPr>
                  <w:rFonts w:ascii="Cambria Math" w:eastAsia="楷体" w:hAnsi="楷体"/>
                  <w:szCs w:val="21"/>
                </w:rPr>
                <m:t>S</m:t>
              </m:r>
            </m:e>
            <m:sub>
              <m:r>
                <w:rPr>
                  <w:rFonts w:ascii="Cambria Math" w:eastAsia="楷体" w:hAnsi="楷体"/>
                  <w:szCs w:val="21"/>
                </w:rPr>
                <m:t>N</m:t>
              </m:r>
            </m:sub>
            <m:sup>
              <m:r>
                <w:rPr>
                  <w:rFonts w:ascii="Cambria Math" w:eastAsia="楷体" w:hAnsi="楷体"/>
                  <w:szCs w:val="21"/>
                </w:rPr>
                <m:t>I</m:t>
              </m:r>
            </m:sup>
          </m:sSubSup>
          <m:r>
            <w:rPr>
              <w:rFonts w:ascii="Cambria Math" w:eastAsia="楷体" w:hAnsi="楷体"/>
              <w:szCs w:val="21"/>
            </w:rPr>
            <m:t>=</m:t>
          </m:r>
          <m:d>
            <m:dPr>
              <m:begChr m:val="["/>
              <m:endChr m:val="]"/>
              <m:ctrlPr>
                <w:rPr>
                  <w:rFonts w:ascii="Cambria Math" w:eastAsia="楷体" w:hAnsi="楷体"/>
                  <w:i/>
                  <w:szCs w:val="21"/>
                </w:rPr>
              </m:ctrlPr>
            </m:dPr>
            <m:e>
              <m:r>
                <w:rPr>
                  <w:rFonts w:ascii="Cambria Math" w:eastAsia="楷体" w:hAnsi="楷体"/>
                  <w:szCs w:val="21"/>
                </w:rPr>
                <m:t>I;Embed(N)</m:t>
              </m:r>
              <m:ctrlPr>
                <w:rPr>
                  <w:rFonts w:ascii="Cambria Math" w:eastAsia="楷体" w:hAnsi="Cambria Math" w:hint="eastAsia"/>
                  <w:i/>
                  <w:szCs w:val="21"/>
                </w:rPr>
              </m:ctrlPr>
            </m:e>
          </m:d>
        </m:oMath>
      </m:oMathPara>
    </w:p>
    <w:p w14:paraId="2D875AAB" w14:textId="61F0980D" w:rsidR="0007617F" w:rsidRPr="0007617F" w:rsidRDefault="0007617F" w:rsidP="000C04F8">
      <w:pPr>
        <w:ind w:firstLine="420"/>
        <w:jc w:val="left"/>
        <w:rPr>
          <w:rFonts w:ascii="楷体" w:eastAsia="楷体" w:hAnsi="楷体" w:hint="eastAsia"/>
          <w:szCs w:val="21"/>
        </w:rPr>
      </w:pPr>
      <m:oMathPara>
        <m:oMath>
          <m:r>
            <w:rPr>
              <w:rFonts w:ascii="Cambria Math" w:eastAsia="楷体" w:hAnsi="楷体"/>
              <w:szCs w:val="21"/>
            </w:rPr>
            <m:t>X=Concat(</m:t>
          </m:r>
          <m:sSubSup>
            <m:sSubSupPr>
              <m:ctrlPr>
                <w:rPr>
                  <w:rFonts w:ascii="Cambria Math" w:eastAsia="楷体" w:hAnsi="楷体"/>
                  <w:i/>
                  <w:szCs w:val="21"/>
                </w:rPr>
              </m:ctrlPr>
            </m:sSubSupPr>
            <m:e>
              <m:r>
                <w:rPr>
                  <w:rFonts w:ascii="Cambria Math" w:eastAsia="楷体" w:hAnsi="楷体"/>
                  <w:szCs w:val="21"/>
                </w:rPr>
                <m:t>S</m:t>
              </m:r>
            </m:e>
            <m:sub>
              <m:r>
                <w:rPr>
                  <w:rFonts w:ascii="Cambria Math" w:eastAsia="楷体" w:hAnsi="楷体"/>
                  <w:szCs w:val="21"/>
                </w:rPr>
                <m:t>N</m:t>
              </m:r>
            </m:sub>
            <m:sup>
              <m:r>
                <w:rPr>
                  <w:rFonts w:ascii="Cambria Math" w:eastAsia="楷体" w:hAnsi="楷体"/>
                  <w:szCs w:val="21"/>
                </w:rPr>
                <m:t>I</m:t>
              </m:r>
            </m:sup>
          </m:sSubSup>
          <m:r>
            <w:rPr>
              <w:rFonts w:ascii="Cambria Math" w:eastAsia="楷体" w:hAnsi="楷体"/>
              <w:szCs w:val="21"/>
            </w:rPr>
            <m:t>,S)</m:t>
          </m:r>
        </m:oMath>
      </m:oMathPara>
    </w:p>
    <w:p w14:paraId="4AC31D3A" w14:textId="6433B1A6" w:rsidR="0007617F" w:rsidRDefault="0007617F" w:rsidP="0007617F">
      <w:pPr>
        <w:spacing w:beforeLines="50" w:before="156" w:line="300" w:lineRule="auto"/>
        <w:ind w:firstLine="420"/>
        <w:rPr>
          <w:rFonts w:ascii="Segoe UI" w:hAnsi="Segoe UI" w:cs="Segoe UI"/>
          <w:sz w:val="19"/>
          <w:szCs w:val="19"/>
          <w:shd w:val="clear" w:color="auto" w:fill="FFFFFF"/>
        </w:rPr>
      </w:pPr>
    </w:p>
    <w:p w14:paraId="28CD5D4B" w14:textId="7AFE50FD" w:rsidR="00DA4276" w:rsidRDefault="0007617F" w:rsidP="0007617F">
      <w:pPr>
        <w:spacing w:beforeLines="50" w:before="156" w:line="300" w:lineRule="auto"/>
        <w:ind w:firstLine="420"/>
        <w:rPr>
          <w:rFonts w:ascii="Segoe UI" w:hAnsi="Segoe UI" w:cs="Segoe UI"/>
          <w:sz w:val="19"/>
          <w:szCs w:val="19"/>
          <w:shd w:val="clear" w:color="auto" w:fill="FFFFFF"/>
        </w:rPr>
      </w:pPr>
      <w:r>
        <w:rPr>
          <w:rFonts w:ascii="Segoe UI" w:hAnsi="Segoe UI" w:cs="Segoe UI" w:hint="eastAsia"/>
          <w:sz w:val="19"/>
          <w:szCs w:val="19"/>
          <w:shd w:val="clear" w:color="auto" w:fill="FFFFFF"/>
        </w:rPr>
        <w:t>最终，将意图评论特征矩阵作为嵌入层的输出，用于后续的</w:t>
      </w:r>
      <w:r w:rsidR="00794A11">
        <w:rPr>
          <w:rFonts w:ascii="Segoe UI" w:hAnsi="Segoe UI" w:cs="Segoe UI" w:hint="eastAsia"/>
          <w:sz w:val="19"/>
          <w:szCs w:val="19"/>
          <w:shd w:val="clear" w:color="auto" w:fill="FFFFFF"/>
        </w:rPr>
        <w:t>工作。</w:t>
      </w:r>
      <w:r>
        <w:rPr>
          <w:rFonts w:ascii="Segoe UI" w:eastAsia="Segoe UI" w:hAnsi="Segoe UI" w:cs="Segoe UI"/>
          <w:sz w:val="19"/>
          <w:szCs w:val="19"/>
          <w:shd w:val="clear" w:color="auto" w:fill="FFFFFF"/>
        </w:rPr>
        <w:br/>
      </w:r>
      <w:commentRangeEnd w:id="1009"/>
      <w:r>
        <w:rPr>
          <w:rStyle w:val="af0"/>
        </w:rPr>
        <w:commentReference w:id="1009"/>
      </w:r>
      <w:commentRangeEnd w:id="1010"/>
      <w:r>
        <w:commentReference w:id="1010"/>
      </w:r>
      <w:r>
        <w:rPr>
          <w:rFonts w:ascii="Segoe UI" w:hAnsi="Segoe UI" w:cs="Segoe UI" w:hint="eastAsia"/>
          <w:sz w:val="19"/>
          <w:szCs w:val="19"/>
          <w:shd w:val="clear" w:color="auto" w:fill="FFFFFF"/>
        </w:rPr>
        <w:t>GNN</w:t>
      </w:r>
      <w:commentRangeStart w:id="1053"/>
      <w:commentRangeStart w:id="1054"/>
      <w:r>
        <w:rPr>
          <w:rFonts w:ascii="Segoe UI" w:hAnsi="Segoe UI" w:cs="Segoe UI" w:hint="eastAsia"/>
          <w:sz w:val="19"/>
          <w:szCs w:val="19"/>
          <w:shd w:val="clear" w:color="auto" w:fill="FFFFFF"/>
        </w:rPr>
        <w:t>层</w:t>
      </w:r>
      <w:commentRangeEnd w:id="1053"/>
      <w:r>
        <w:rPr>
          <w:rStyle w:val="af0"/>
        </w:rPr>
        <w:commentReference w:id="1053"/>
      </w:r>
      <w:commentRangeEnd w:id="1054"/>
      <w:r>
        <w:commentReference w:id="1054"/>
      </w:r>
    </w:p>
    <w:p w14:paraId="738BB51F" w14:textId="77777777" w:rsidR="00DA4276" w:rsidRDefault="00000000">
      <w:pPr>
        <w:spacing w:beforeLines="50" w:before="156" w:line="300" w:lineRule="auto"/>
        <w:ind w:firstLine="420"/>
        <w:rPr>
          <w:rFonts w:ascii="Helvetica" w:eastAsia="Helvetica" w:hAnsi="Helvetica" w:cs="Helvetica"/>
          <w:color w:val="2C2C36"/>
          <w:spacing w:val="1"/>
          <w:sz w:val="19"/>
          <w:szCs w:val="19"/>
          <w:shd w:val="clear" w:color="auto" w:fill="FFFFFF"/>
        </w:rPr>
      </w:pPr>
      <w:r>
        <w:rPr>
          <w:rFonts w:ascii="楷体" w:eastAsia="楷体" w:hAnsi="楷体"/>
          <w:szCs w:val="21"/>
        </w:rPr>
        <w:t>由两个基于改进型图注意力网络的模块协同构成：</w:t>
      </w:r>
      <w:r>
        <w:rPr>
          <w:rFonts w:ascii="楷体" w:eastAsia="楷体" w:hAnsi="楷体"/>
          <w:b/>
          <w:szCs w:val="21"/>
        </w:rPr>
        <w:t>决策网络</w:t>
      </w:r>
      <w:r>
        <w:rPr>
          <w:rFonts w:ascii="楷体" w:eastAsia="楷体" w:hAnsi="楷体"/>
          <w:szCs w:val="21"/>
        </w:rPr>
        <w:t>（Decision Network</w:t>
      </w:r>
      <w:r>
        <w:rPr>
          <w:rFonts w:ascii="Helvetica" w:eastAsia="Helvetica" w:hAnsi="Helvetica" w:cs="Helvetica"/>
          <w:color w:val="2C2C36"/>
          <w:spacing w:val="1"/>
          <w:sz w:val="19"/>
          <w:szCs w:val="19"/>
          <w:shd w:val="clear" w:color="auto" w:fill="FFFFFF"/>
        </w:rPr>
        <w:t>,</w:t>
      </w:r>
      <w:r>
        <w:rPr>
          <w:rFonts w:eastAsia="Times New Roman"/>
          <w:color w:val="2C2C36"/>
          <w:spacing w:val="1"/>
          <w:sz w:val="25"/>
          <w:szCs w:val="25"/>
          <w:shd w:val="clear" w:color="auto" w:fill="FFFFFF"/>
        </w:rPr>
        <w:t>Φ</w:t>
      </w:r>
      <w:r>
        <w:rPr>
          <w:rFonts w:ascii="Helvetica" w:eastAsia="Helvetica" w:hAnsi="Helvetica" w:cs="Helvetica"/>
          <w:color w:val="2C2C36"/>
          <w:spacing w:val="1"/>
          <w:sz w:val="19"/>
          <w:szCs w:val="19"/>
          <w:shd w:val="clear" w:color="auto" w:fill="FFFFFF"/>
        </w:rPr>
        <w:t>）</w:t>
      </w:r>
      <w:r>
        <w:rPr>
          <w:rFonts w:ascii="楷体" w:eastAsia="楷体" w:hAnsi="楷体"/>
          <w:szCs w:val="21"/>
        </w:rPr>
        <w:t xml:space="preserve">与 </w:t>
      </w:r>
      <w:r>
        <w:rPr>
          <w:rFonts w:ascii="楷体" w:eastAsia="楷体" w:hAnsi="楷体"/>
          <w:b/>
          <w:szCs w:val="21"/>
        </w:rPr>
        <w:t>特征网络</w:t>
      </w:r>
      <w:r>
        <w:rPr>
          <w:rFonts w:ascii="Helvetica" w:eastAsia="Helvetica" w:hAnsi="Helvetica" w:cs="Helvetica"/>
          <w:color w:val="2C2C36"/>
          <w:spacing w:val="1"/>
          <w:sz w:val="19"/>
          <w:szCs w:val="19"/>
          <w:shd w:val="clear" w:color="auto" w:fill="FFFFFF"/>
        </w:rPr>
        <w:t xml:space="preserve">（Feature Network, </w:t>
      </w:r>
      <w:r>
        <w:rPr>
          <w:rFonts w:eastAsia="Times New Roman"/>
          <w:color w:val="2C2C36"/>
          <w:spacing w:val="1"/>
          <w:sz w:val="25"/>
          <w:szCs w:val="25"/>
          <w:shd w:val="clear" w:color="auto" w:fill="FFFFFF"/>
        </w:rPr>
        <w:t>Ψ</w:t>
      </w:r>
      <w:r>
        <w:rPr>
          <w:rFonts w:ascii="Helvetica" w:eastAsia="Helvetica" w:hAnsi="Helvetica" w:cs="Helvetica"/>
          <w:color w:val="2C2C36"/>
          <w:spacing w:val="1"/>
          <w:sz w:val="19"/>
          <w:szCs w:val="19"/>
          <w:shd w:val="clear" w:color="auto" w:fill="FFFFFF"/>
        </w:rPr>
        <w:t>）。</w:t>
      </w:r>
      <w:r>
        <w:rPr>
          <w:rFonts w:ascii="楷体" w:eastAsia="楷体" w:hAnsi="楷体" w:hint="eastAsia"/>
          <w:szCs w:val="21"/>
        </w:rPr>
        <w:t>在训练过程中，决策网络 Φ 学习确定每个节点的最佳邻域类型，而表示网络 Ψ 学习最佳权重，以根据每个节点的最佳邻域类型更新节点嵌入。最后选用融合了意图特征和评论特征的新闻节点做最终的分类。</w:t>
      </w:r>
    </w:p>
    <w:p w14:paraId="133B923C" w14:textId="01514834" w:rsidR="00DA4276" w:rsidRDefault="00000000" w:rsidP="000519FC">
      <w:pPr>
        <w:spacing w:beforeLines="50" w:before="156" w:line="300" w:lineRule="auto"/>
        <w:ind w:firstLine="420"/>
        <w:jc w:val="left"/>
        <w:rPr>
          <w:rFonts w:ascii="Helvetica" w:hAnsi="Helvetica" w:cs="Helvetica"/>
          <w:color w:val="2C2C36"/>
          <w:spacing w:val="1"/>
          <w:sz w:val="19"/>
          <w:szCs w:val="19"/>
          <w:shd w:val="clear" w:color="auto" w:fill="FFFFFF"/>
        </w:rPr>
      </w:pPr>
      <w:r>
        <w:rPr>
          <w:rFonts w:ascii="楷体" w:eastAsia="楷体" w:hAnsi="楷体"/>
          <w:szCs w:val="21"/>
        </w:rPr>
        <w:lastRenderedPageBreak/>
        <w:t>决策网络Φ</w:t>
      </w:r>
      <w:r>
        <w:rPr>
          <w:rFonts w:ascii="楷体" w:eastAsia="楷体" w:hAnsi="楷体" w:hint="eastAsia"/>
          <w:szCs w:val="21"/>
        </w:rPr>
        <w:t>的</w:t>
      </w:r>
      <w:r>
        <w:rPr>
          <w:rFonts w:ascii="楷体" w:eastAsia="楷体" w:hAnsi="楷体"/>
          <w:szCs w:val="21"/>
        </w:rPr>
        <w:t>核心功能是为每个节点</w:t>
      </w:r>
      <w:r>
        <w:rPr>
          <w:rFonts w:ascii="楷体" w:eastAsia="楷体" w:hAnsi="楷体" w:hint="eastAsia"/>
          <w:szCs w:val="21"/>
        </w:rPr>
        <w:t>v</w:t>
      </w:r>
      <w:r>
        <w:rPr>
          <w:rFonts w:ascii="楷体" w:eastAsia="楷体" w:hAnsi="楷体"/>
          <w:szCs w:val="21"/>
        </w:rPr>
        <w:t>动态选择最优邻域类型。具体而言：</w:t>
      </w:r>
      <w:commentRangeStart w:id="1055"/>
      <w:r>
        <w:rPr>
          <w:rFonts w:ascii="楷体" w:eastAsia="楷体" w:hAnsi="楷体"/>
          <w:szCs w:val="21"/>
        </w:rPr>
        <w:t>将</w:t>
      </w:r>
      <w:r>
        <w:rPr>
          <w:rFonts w:ascii="楷体" w:eastAsia="楷体" w:hAnsi="楷体" w:hint="eastAsia"/>
          <w:szCs w:val="21"/>
        </w:rPr>
        <w:t>嵌入层提供的</w:t>
      </w:r>
      <w:r>
        <w:rPr>
          <w:rFonts w:ascii="楷体" w:eastAsia="楷体" w:hAnsi="楷体"/>
          <w:szCs w:val="21"/>
        </w:rPr>
        <w:t>节点特征矩阵</w:t>
      </w:r>
      <m:oMath>
        <m:r>
          <w:ins w:id="1056" w:author="T179966" w:date="2025-09-13T17:27:00Z" w16du:dateUtc="2025-09-13T09:27:00Z">
            <m:rPr>
              <m:sty m:val="bi"/>
            </m:rPr>
            <w:rPr>
              <w:rFonts w:ascii="Cambria Math" w:eastAsia="楷体" w:hAnsi="Cambria Math"/>
              <w:color w:val="FF0000"/>
              <w:szCs w:val="21"/>
            </w:rPr>
            <m:t>X∈</m:t>
          </w:ins>
        </m:r>
        <m:sSup>
          <m:sSupPr>
            <m:ctrlPr>
              <w:ins w:id="1057" w:author="T179966" w:date="2025-09-13T17:27:00Z" w16du:dateUtc="2025-09-13T09:27:00Z">
                <w:rPr>
                  <w:rFonts w:ascii="Cambria Math" w:eastAsia="楷体" w:hAnsi="Cambria Math"/>
                  <w:b/>
                  <w:i/>
                  <w:color w:val="FF0000"/>
                  <w:szCs w:val="21"/>
                </w:rPr>
              </w:ins>
            </m:ctrlPr>
          </m:sSupPr>
          <m:e>
            <m:r>
              <w:ins w:id="1058" w:author="T179966" w:date="2025-09-13T17:27:00Z" w16du:dateUtc="2025-09-13T09:27:00Z">
                <m:rPr>
                  <m:sty m:val="bi"/>
                </m:rPr>
                <w:rPr>
                  <w:rFonts w:ascii="Cambria Math" w:eastAsia="楷体" w:hAnsi="Cambria Math"/>
                  <w:color w:val="FF0000"/>
                  <w:szCs w:val="21"/>
                </w:rPr>
                <m:t>R</m:t>
              </w:ins>
            </m:r>
          </m:e>
          <m:sup>
            <m:r>
              <w:ins w:id="1059" w:author="T179966" w:date="2025-09-13T17:27:00Z" w16du:dateUtc="2025-09-13T09:27:00Z">
                <m:rPr>
                  <m:sty m:val="bi"/>
                </m:rPr>
                <w:rPr>
                  <w:rFonts w:ascii="Cambria Math" w:eastAsia="楷体" w:hAnsi="Cambria Math"/>
                  <w:color w:val="FF0000"/>
                  <w:szCs w:val="21"/>
                </w:rPr>
                <m:t>n×</m:t>
              </w:ins>
            </m:r>
            <m:sSub>
              <m:sSubPr>
                <m:ctrlPr>
                  <w:ins w:id="1060" w:author="T179966" w:date="2025-09-13T17:27:00Z" w16du:dateUtc="2025-09-13T09:27:00Z">
                    <w:rPr>
                      <w:rFonts w:ascii="Cambria Math" w:eastAsia="楷体" w:hAnsi="Cambria Math"/>
                      <w:b/>
                      <w:i/>
                      <w:color w:val="FF0000"/>
                      <w:szCs w:val="21"/>
                    </w:rPr>
                  </w:ins>
                </m:ctrlPr>
              </m:sSubPr>
              <m:e>
                <m:r>
                  <w:ins w:id="1061" w:author="T179966" w:date="2025-09-13T17:27:00Z" w16du:dateUtc="2025-09-13T09:27:00Z">
                    <m:rPr>
                      <m:sty m:val="bi"/>
                    </m:rPr>
                    <w:rPr>
                      <w:rFonts w:ascii="Cambria Math" w:eastAsia="楷体" w:hAnsi="Cambria Math"/>
                      <w:color w:val="FF0000"/>
                      <w:szCs w:val="21"/>
                    </w:rPr>
                    <m:t>d</m:t>
                  </w:ins>
                </m:r>
              </m:e>
              <m:sub>
                <m:r>
                  <w:ins w:id="1062" w:author="T179966" w:date="2025-09-13T17:27:00Z" w16du:dateUtc="2025-09-13T09:27:00Z">
                    <m:rPr>
                      <m:nor/>
                    </m:rPr>
                    <w:rPr>
                      <w:rFonts w:ascii="Cambria Math" w:eastAsia="楷体" w:hAnsi="Cambria Math"/>
                      <w:b/>
                      <w:color w:val="FF0000"/>
                      <w:szCs w:val="21"/>
                    </w:rPr>
                    <m:t>in</m:t>
                  </w:ins>
                </m:r>
                <m:ctrlPr>
                  <w:ins w:id="1063" w:author="T179966" w:date="2025-09-13T17:27:00Z" w16du:dateUtc="2025-09-13T09:27:00Z">
                    <w:rPr>
                      <w:rFonts w:ascii="Cambria Math" w:eastAsia="楷体" w:hAnsi="Cambria Math"/>
                      <w:b/>
                      <w:color w:val="FF0000"/>
                      <w:szCs w:val="21"/>
                    </w:rPr>
                  </w:ins>
                </m:ctrlPr>
              </m:sub>
            </m:sSub>
            <m:ctrlPr>
              <w:ins w:id="1064" w:author="T179966" w:date="2025-09-13T17:27:00Z" w16du:dateUtc="2025-09-13T09:27:00Z">
                <w:rPr>
                  <w:rFonts w:ascii="Cambria Math" w:eastAsia="楷体" w:hAnsi="Cambria Math" w:hint="eastAsia"/>
                  <w:b/>
                  <w:i/>
                  <w:color w:val="FF0000"/>
                  <w:szCs w:val="21"/>
                </w:rPr>
              </w:ins>
            </m:ctrlPr>
          </m:sup>
        </m:sSup>
      </m:oMath>
      <w:del w:id="1065" w:author="T179966" w:date="2025-09-13T17:27:00Z" w16du:dateUtc="2025-09-13T09:27:00Z">
        <w:r w:rsidDel="000519FC">
          <w:rPr>
            <w:rFonts w:ascii="楷体" w:eastAsia="楷体" w:hAnsi="楷体"/>
            <w:b/>
            <w:color w:val="FF0000"/>
            <w:position w:val="-4"/>
            <w:szCs w:val="21"/>
          </w:rPr>
          <w:object w:dxaOrig="999" w:dyaOrig="300" w14:anchorId="63B85B6E">
            <v:shape id="_x0000_i1091" type="#_x0000_t75" style="width:50.25pt;height:15pt" o:ole="">
              <v:imagedata r:id="rId136" o:title=""/>
            </v:shape>
            <o:OLEObject Type="Embed" ProgID="Equation.3" ShapeID="_x0000_i1091" DrawAspect="Content" ObjectID="_1837502529" r:id="rId137"/>
          </w:object>
        </w:r>
      </w:del>
      <w:r>
        <w:rPr>
          <w:rFonts w:ascii="楷体" w:eastAsia="楷体" w:hAnsi="楷体"/>
          <w:szCs w:val="21"/>
        </w:rPr>
        <w:t>，</w:t>
      </w:r>
      <w:commentRangeEnd w:id="1055"/>
      <w:r>
        <w:rPr>
          <w:rStyle w:val="af0"/>
        </w:rPr>
        <w:commentReference w:id="1055"/>
      </w:r>
      <w:r>
        <w:rPr>
          <w:rFonts w:ascii="楷体" w:eastAsia="楷体" w:hAnsi="楷体"/>
          <w:szCs w:val="21"/>
        </w:rPr>
        <w:t>其中</w:t>
      </w:r>
      <w:r>
        <w:rPr>
          <w:rFonts w:ascii="楷体" w:eastAsia="楷体" w:hAnsi="楷体" w:hint="eastAsia"/>
          <w:szCs w:val="21"/>
        </w:rPr>
        <w:t>n</w:t>
      </w:r>
      <w:r>
        <w:rPr>
          <w:rFonts w:ascii="楷体" w:eastAsia="楷体" w:hAnsi="楷体"/>
          <w:szCs w:val="21"/>
        </w:rPr>
        <w:t>为节点总数，</w:t>
      </w:r>
      <m:oMath>
        <m:sSub>
          <m:sSubPr>
            <m:ctrlPr>
              <w:ins w:id="1066" w:author="T179966" w:date="2025-09-13T17:27:00Z" w16du:dateUtc="2025-09-13T09:27:00Z">
                <w:rPr>
                  <w:rFonts w:ascii="Cambria Math" w:eastAsia="楷体" w:hAnsi="Cambria Math"/>
                  <w:i/>
                  <w:szCs w:val="21"/>
                </w:rPr>
              </w:ins>
            </m:ctrlPr>
          </m:sSubPr>
          <m:e>
            <m:r>
              <w:ins w:id="1067" w:author="T179966" w:date="2025-09-13T17:27:00Z" w16du:dateUtc="2025-09-13T09:27:00Z">
                <w:rPr>
                  <w:rFonts w:ascii="Cambria Math" w:eastAsia="楷体" w:hAnsi="Cambria Math"/>
                  <w:szCs w:val="21"/>
                </w:rPr>
                <m:t>d</m:t>
              </w:ins>
            </m:r>
          </m:e>
          <m:sub>
            <m:r>
              <w:ins w:id="1068" w:author="T179966" w:date="2025-09-13T17:27:00Z" w16du:dateUtc="2025-09-13T09:27:00Z">
                <w:rPr>
                  <w:rFonts w:ascii="Cambria Math" w:eastAsia="楷体" w:hAnsi="Cambria Math"/>
                  <w:szCs w:val="21"/>
                </w:rPr>
                <m:t>in</m:t>
              </w:ins>
            </m:r>
          </m:sub>
        </m:sSub>
      </m:oMath>
      <w:del w:id="1069" w:author="T179966" w:date="2025-09-13T17:27:00Z" w16du:dateUtc="2025-09-13T09:27:00Z">
        <w:r w:rsidDel="000519FC">
          <w:rPr>
            <w:rFonts w:ascii="楷体" w:eastAsia="楷体" w:hAnsi="楷体" w:hint="eastAsia"/>
            <w:position w:val="-12"/>
            <w:szCs w:val="21"/>
          </w:rPr>
          <w:object w:dxaOrig="320" w:dyaOrig="360" w14:anchorId="522EAF48">
            <v:shape id="_x0000_i1092" type="#_x0000_t75" style="width:15.75pt;height:18pt" o:ole="">
              <v:imagedata r:id="rId138" o:title=""/>
            </v:shape>
            <o:OLEObject Type="Embed" ProgID="Equation.3" ShapeID="_x0000_i1092" DrawAspect="Content" ObjectID="_1837502530" r:id="rId139"/>
          </w:object>
        </w:r>
      </w:del>
      <w:r>
        <w:rPr>
          <w:rFonts w:ascii="楷体" w:eastAsia="楷体" w:hAnsi="楷体"/>
          <w:szCs w:val="21"/>
        </w:rPr>
        <w:t>为输入特征维度输入</w:t>
      </w:r>
      <w:r>
        <w:rPr>
          <w:rFonts w:ascii="楷体" w:eastAsia="楷体" w:hAnsi="楷体" w:hint="eastAsia"/>
          <w:szCs w:val="21"/>
        </w:rPr>
        <w:t>决策网络</w:t>
      </w:r>
      <w:r>
        <w:rPr>
          <w:rFonts w:ascii="楷体" w:eastAsia="楷体" w:hAnsi="楷体"/>
          <w:szCs w:val="21"/>
        </w:rPr>
        <w:t>，Φ</w:t>
      </w:r>
      <w:r>
        <w:rPr>
          <w:rFonts w:ascii="宋体" w:hAnsi="宋体" w:cs="宋体" w:hint="eastAsia"/>
          <w:color w:val="2C2C36"/>
          <w:spacing w:val="1"/>
          <w:sz w:val="19"/>
          <w:szCs w:val="19"/>
          <w:shd w:val="clear" w:color="auto" w:fill="FFFFFF"/>
        </w:rPr>
        <w:t>对于图中的每个节点</w:t>
      </w:r>
      <w:r>
        <w:rPr>
          <w:rStyle w:val="HTML0"/>
          <w:rFonts w:ascii="Consolas" w:eastAsia="Consolas" w:hAnsi="Consolas" w:cs="Consolas"/>
          <w:color w:val="2C2C36"/>
          <w:spacing w:val="1"/>
          <w:sz w:val="16"/>
          <w:szCs w:val="16"/>
        </w:rPr>
        <w:t>v</w:t>
      </w:r>
      <w:r>
        <w:rPr>
          <w:rFonts w:ascii="宋体" w:hAnsi="宋体" w:cs="宋体" w:hint="eastAsia"/>
          <w:color w:val="2C2C36"/>
          <w:spacing w:val="1"/>
          <w:sz w:val="19"/>
          <w:szCs w:val="19"/>
          <w:shd w:val="clear" w:color="auto" w:fill="FFFFFF"/>
        </w:rPr>
        <w:t>，</w:t>
      </w:r>
      <w:r>
        <w:rPr>
          <w:rFonts w:ascii="楷体" w:eastAsia="楷体" w:hAnsi="楷体"/>
          <w:szCs w:val="21"/>
        </w:rPr>
        <w:t>首先</w:t>
      </w:r>
      <w:r>
        <w:rPr>
          <w:rFonts w:ascii="楷体" w:eastAsia="楷体" w:hAnsi="楷体" w:hint="eastAsia"/>
          <w:szCs w:val="21"/>
        </w:rPr>
        <w:t>获取</w:t>
      </w:r>
      <w:r>
        <w:rPr>
          <w:rFonts w:ascii="楷体" w:eastAsia="楷体" w:hAnsi="楷体"/>
          <w:szCs w:val="21"/>
        </w:rPr>
        <w:t>它的前一层</w:t>
      </w:r>
      <w:r>
        <w:rPr>
          <w:rFonts w:ascii="楷体" w:eastAsia="楷体" w:hAnsi="楷体" w:hint="eastAsia"/>
          <w:szCs w:val="21"/>
        </w:rPr>
        <w:t>特征</w:t>
      </w:r>
      <w:r>
        <w:rPr>
          <w:rFonts w:ascii="楷体" w:eastAsia="楷体" w:hAnsi="楷体"/>
          <w:szCs w:val="21"/>
        </w:rPr>
        <w:t>表示</w:t>
      </w:r>
      <m:oMath>
        <m:sSubSup>
          <m:sSubSupPr>
            <m:ctrlPr>
              <w:ins w:id="1070" w:author="T179966" w:date="2025-09-13T17:27:00Z" w16du:dateUtc="2025-09-13T09:27:00Z">
                <w:rPr>
                  <w:rFonts w:ascii="Cambria Math" w:eastAsia="Helvetica" w:hAnsi="Cambria Math" w:cs="Helvetica"/>
                  <w:i/>
                  <w:color w:val="2C2C36"/>
                  <w:spacing w:val="1"/>
                  <w:sz w:val="19"/>
                  <w:szCs w:val="19"/>
                  <w:shd w:val="clear" w:color="auto" w:fill="FFFFFF"/>
                </w:rPr>
              </w:ins>
            </m:ctrlPr>
          </m:sSubSupPr>
          <m:e>
            <m:r>
              <w:ins w:id="1071" w:author="T179966" w:date="2025-09-13T17:27:00Z" w16du:dateUtc="2025-09-13T09:27:00Z">
                <w:rPr>
                  <w:rFonts w:ascii="Cambria Math" w:eastAsia="Helvetica" w:hAnsi="Cambria Math" w:cs="Helvetica"/>
                  <w:color w:val="2C2C36"/>
                  <w:spacing w:val="1"/>
                  <w:sz w:val="19"/>
                  <w:szCs w:val="19"/>
                  <w:shd w:val="clear" w:color="auto" w:fill="FFFFFF"/>
                </w:rPr>
                <m:t>h</m:t>
              </w:ins>
            </m:r>
          </m:e>
          <m:sub>
            <m:r>
              <w:ins w:id="1072" w:author="T179966" w:date="2025-09-13T17:27:00Z" w16du:dateUtc="2025-09-13T09:27:00Z">
                <w:rPr>
                  <w:rFonts w:ascii="Cambria Math" w:eastAsia="Helvetica" w:hAnsi="Cambria Math" w:cs="Helvetica"/>
                  <w:color w:val="2C2C36"/>
                  <w:spacing w:val="1"/>
                  <w:sz w:val="19"/>
                  <w:szCs w:val="19"/>
                  <w:shd w:val="clear" w:color="auto" w:fill="FFFFFF"/>
                </w:rPr>
                <m:t>v</m:t>
              </w:ins>
            </m:r>
          </m:sub>
          <m:sup>
            <m:r>
              <w:ins w:id="1073" w:author="T179966" w:date="2025-09-13T17:27:00Z" w16du:dateUtc="2025-09-13T09:27:00Z">
                <w:rPr>
                  <w:rFonts w:ascii="Cambria Math" w:eastAsia="Helvetica" w:hAnsi="Cambria Math" w:cs="Helvetica"/>
                  <w:color w:val="2C2C36"/>
                  <w:spacing w:val="1"/>
                  <w:sz w:val="19"/>
                  <w:szCs w:val="19"/>
                  <w:shd w:val="clear" w:color="auto" w:fill="FFFFFF"/>
                </w:rPr>
                <m:t>l-1</m:t>
              </w:ins>
            </m:r>
          </m:sup>
        </m:sSubSup>
      </m:oMath>
      <w:del w:id="1074" w:author="T179966" w:date="2025-09-13T17:27:00Z" w16du:dateUtc="2025-09-13T09:27:00Z">
        <w:r w:rsidDel="000519FC">
          <w:rPr>
            <w:rFonts w:ascii="Helvetica" w:eastAsia="Helvetica" w:hAnsi="Helvetica" w:cs="Helvetica"/>
            <w:color w:val="2C2C36"/>
            <w:spacing w:val="1"/>
            <w:position w:val="-12"/>
            <w:sz w:val="19"/>
            <w:szCs w:val="19"/>
            <w:shd w:val="clear" w:color="auto" w:fill="FFFFFF"/>
          </w:rPr>
          <w:object w:dxaOrig="400" w:dyaOrig="380" w14:anchorId="2694D98C">
            <v:shape id="_x0000_i1093" type="#_x0000_t75" style="width:20.25pt;height:18.75pt" o:ole="">
              <v:imagedata r:id="rId140" o:title=""/>
            </v:shape>
            <o:OLEObject Type="Embed" ProgID="Equation.3" ShapeID="_x0000_i1093" DrawAspect="Content" ObjectID="_1837502531" r:id="rId141"/>
          </w:object>
        </w:r>
      </w:del>
      <w:r>
        <w:rPr>
          <w:rFonts w:ascii="楷体" w:eastAsia="楷体" w:hAnsi="楷体"/>
          <w:szCs w:val="21"/>
        </w:rPr>
        <w:t>以及它的邻居节点</w:t>
      </w:r>
      <w:r>
        <w:rPr>
          <w:rFonts w:ascii="楷体" w:eastAsia="楷体" w:hAnsi="楷体" w:hint="eastAsia"/>
          <w:szCs w:val="21"/>
        </w:rPr>
        <w:t>u</w:t>
      </w:r>
      <w:r>
        <w:rPr>
          <w:rFonts w:ascii="楷体" w:eastAsia="楷体" w:hAnsi="楷体"/>
          <w:szCs w:val="21"/>
        </w:rPr>
        <w:t>的表示集合</w:t>
      </w:r>
      <m:oMath>
        <m:d>
          <m:dPr>
            <m:begChr m:val="{"/>
            <m:endChr m:val="}"/>
            <m:ctrlPr>
              <w:ins w:id="1075" w:author="T179966" w:date="2025-09-13T17:27:00Z" w16du:dateUtc="2025-09-13T09:27:00Z">
                <w:rPr>
                  <w:rFonts w:ascii="Cambria Math" w:eastAsia="MS Gothic" w:hAnsi="Cambria Math" w:cs="MS Gothic" w:hint="eastAsia"/>
                  <w:i/>
                  <w:color w:val="2C2C36"/>
                  <w:spacing w:val="1"/>
                  <w:sz w:val="19"/>
                  <w:szCs w:val="19"/>
                  <w:shd w:val="clear" w:color="auto" w:fill="FFFFFF"/>
                </w:rPr>
              </w:ins>
            </m:ctrlPr>
          </m:dPr>
          <m:e>
            <m:sSubSup>
              <m:sSubSupPr>
                <m:ctrlPr>
                  <w:ins w:id="1076" w:author="T179966" w:date="2025-09-13T17:27:00Z" w16du:dateUtc="2025-09-13T09:27:00Z">
                    <w:rPr>
                      <w:rFonts w:ascii="Cambria Math" w:eastAsia="MS Gothic" w:hAnsi="Cambria Math" w:cs="MS Gothic" w:hint="eastAsia"/>
                      <w:i/>
                      <w:color w:val="2C2C36"/>
                      <w:spacing w:val="1"/>
                      <w:sz w:val="19"/>
                      <w:szCs w:val="19"/>
                      <w:shd w:val="clear" w:color="auto" w:fill="FFFFFF"/>
                    </w:rPr>
                  </w:ins>
                </m:ctrlPr>
              </m:sSubSupPr>
              <m:e>
                <m:r>
                  <w:ins w:id="1077" w:author="T179966" w:date="2025-09-13T17:27:00Z" w16du:dateUtc="2025-09-13T09:27:00Z">
                    <w:rPr>
                      <w:rFonts w:ascii="Cambria Math" w:eastAsia="MS Gothic" w:hAnsi="Cambria Math" w:cs="MS Gothic" w:hint="eastAsia"/>
                      <w:color w:val="2C2C36"/>
                      <w:spacing w:val="1"/>
                      <w:sz w:val="19"/>
                      <w:szCs w:val="19"/>
                      <w:shd w:val="clear" w:color="auto" w:fill="FFFFFF"/>
                    </w:rPr>
                    <m:t>h</m:t>
                  </w:ins>
                </m:r>
              </m:e>
              <m:sub>
                <m:r>
                  <w:ins w:id="1078" w:author="T179966" w:date="2025-09-13T17:27:00Z" w16du:dateUtc="2025-09-13T09:27:00Z">
                    <w:rPr>
                      <w:rFonts w:ascii="Cambria Math" w:eastAsia="Helvetica" w:hAnsi="Helvetica" w:cs="Helvetica"/>
                      <w:color w:val="2C2C36"/>
                      <w:spacing w:val="1"/>
                      <w:sz w:val="19"/>
                      <w:szCs w:val="19"/>
                      <w:shd w:val="clear" w:color="auto" w:fill="FFFFFF"/>
                    </w:rPr>
                    <m:t>u</m:t>
                  </w:ins>
                </m:r>
                <m:ctrlPr>
                  <w:ins w:id="1079" w:author="T179966" w:date="2025-09-13T17:27:00Z" w16du:dateUtc="2025-09-13T09:27:00Z">
                    <w:rPr>
                      <w:rFonts w:ascii="Cambria Math" w:eastAsia="Helvetica" w:hAnsi="Helvetica" w:cs="Helvetica"/>
                      <w:i/>
                      <w:color w:val="2C2C36"/>
                      <w:spacing w:val="1"/>
                      <w:sz w:val="19"/>
                      <w:szCs w:val="19"/>
                      <w:shd w:val="clear" w:color="auto" w:fill="FFFFFF"/>
                    </w:rPr>
                  </w:ins>
                </m:ctrlPr>
              </m:sub>
              <m:sup>
                <m:r>
                  <w:ins w:id="1080" w:author="T179966" w:date="2025-09-13T17:27:00Z" w16du:dateUtc="2025-09-13T09:27:00Z">
                    <w:rPr>
                      <w:rFonts w:ascii="Cambria Math" w:eastAsia="Helvetica" w:hAnsi="Helvetica" w:cs="Helvetica"/>
                      <w:color w:val="2C2C36"/>
                      <w:spacing w:val="1"/>
                      <w:sz w:val="19"/>
                      <w:szCs w:val="19"/>
                      <w:shd w:val="clear" w:color="auto" w:fill="FFFFFF"/>
                    </w:rPr>
                    <m:t>l</m:t>
                  </w:ins>
                </m:r>
                <m:r>
                  <w:ins w:id="1081" w:author="T179966" w:date="2025-09-13T17:27:00Z" w16du:dateUtc="2025-09-13T09:27:00Z">
                    <w:rPr>
                      <w:rFonts w:ascii="Cambria Math" w:eastAsia="Helvetica" w:hAnsi="Helvetica" w:cs="Helvetica"/>
                      <w:color w:val="2C2C36"/>
                      <w:spacing w:val="1"/>
                      <w:sz w:val="19"/>
                      <w:szCs w:val="19"/>
                      <w:shd w:val="clear" w:color="auto" w:fill="FFFFFF"/>
                    </w:rPr>
                    <m:t>-</m:t>
                  </w:ins>
                </m:r>
                <m:r>
                  <w:ins w:id="1082" w:author="T179966" w:date="2025-09-13T17:27:00Z" w16du:dateUtc="2025-09-13T09:27:00Z">
                    <w:rPr>
                      <w:rFonts w:ascii="Cambria Math" w:eastAsia="Helvetica" w:hAnsi="Helvetica" w:cs="Helvetica"/>
                      <w:color w:val="2C2C36"/>
                      <w:spacing w:val="1"/>
                      <w:sz w:val="19"/>
                      <w:szCs w:val="19"/>
                      <w:shd w:val="clear" w:color="auto" w:fill="FFFFFF"/>
                    </w:rPr>
                    <m:t>1</m:t>
                  </w:ins>
                </m:r>
                <m:ctrlPr>
                  <w:ins w:id="1083" w:author="T179966" w:date="2025-09-13T17:27:00Z" w16du:dateUtc="2025-09-13T09:27:00Z">
                    <w:rPr>
                      <w:rFonts w:ascii="Cambria Math" w:eastAsia="Helvetica" w:hAnsi="Helvetica" w:cs="Helvetica"/>
                      <w:i/>
                      <w:color w:val="2C2C36"/>
                      <w:spacing w:val="1"/>
                      <w:sz w:val="19"/>
                      <w:szCs w:val="19"/>
                      <w:shd w:val="clear" w:color="auto" w:fill="FFFFFF"/>
                    </w:rPr>
                  </w:ins>
                </m:ctrlPr>
              </m:sup>
            </m:sSubSup>
            <m:d>
              <m:dPr>
                <m:begChr m:val="|"/>
                <m:endChr m:val=""/>
                <m:ctrlPr>
                  <w:ins w:id="1084" w:author="T179966" w:date="2025-09-13T17:27:00Z" w16du:dateUtc="2025-09-13T09:27:00Z">
                    <w:rPr>
                      <w:rFonts w:ascii="Cambria Math" w:eastAsia="Helvetica" w:hAnsi="Helvetica" w:cs="Helvetica"/>
                      <w:i/>
                      <w:color w:val="2C2C36"/>
                      <w:spacing w:val="1"/>
                      <w:sz w:val="19"/>
                      <w:szCs w:val="19"/>
                      <w:shd w:val="clear" w:color="auto" w:fill="FFFFFF"/>
                    </w:rPr>
                  </w:ins>
                </m:ctrlPr>
              </m:dPr>
              <m:e>
                <m:r>
                  <w:ins w:id="1085" w:author="T179966" w:date="2025-09-13T17:27:00Z" w16du:dateUtc="2025-09-13T09:27:00Z">
                    <w:rPr>
                      <w:rFonts w:ascii="Cambria Math" w:eastAsia="Helvetica" w:hAnsi="Helvetica" w:cs="Helvetica"/>
                      <w:color w:val="2C2C36"/>
                      <w:spacing w:val="1"/>
                      <w:sz w:val="19"/>
                      <w:szCs w:val="19"/>
                      <w:shd w:val="clear" w:color="auto" w:fill="FFFFFF"/>
                    </w:rPr>
                    <m:t>u</m:t>
                  </w:ins>
                </m:r>
                <m:r>
                  <w:ins w:id="1086" w:author="T179966" w:date="2025-09-13T17:27:00Z" w16du:dateUtc="2025-09-13T09:27:00Z">
                    <w:rPr>
                      <w:rFonts w:ascii="宋体" w:hAnsi="宋体" w:cs="宋体" w:hint="eastAsia"/>
                      <w:color w:val="2C2C36"/>
                      <w:spacing w:val="1"/>
                      <w:sz w:val="19"/>
                      <w:szCs w:val="19"/>
                      <w:shd w:val="clear" w:color="auto" w:fill="FFFFFF"/>
                    </w:rPr>
                    <m:t>∈</m:t>
                  </w:ins>
                </m:r>
                <m:sSub>
                  <m:sSubPr>
                    <m:ctrlPr>
                      <w:ins w:id="1087" w:author="T179966" w:date="2025-09-13T17:27:00Z" w16du:dateUtc="2025-09-13T09:27:00Z">
                        <w:rPr>
                          <w:rFonts w:ascii="Cambria Math" w:eastAsia="Helvetica" w:hAnsi="Helvetica" w:cs="Helvetica"/>
                          <w:i/>
                          <w:color w:val="2C2C36"/>
                          <w:spacing w:val="1"/>
                          <w:sz w:val="19"/>
                          <w:szCs w:val="19"/>
                          <w:shd w:val="clear" w:color="auto" w:fill="FFFFFF"/>
                        </w:rPr>
                      </w:ins>
                    </m:ctrlPr>
                  </m:sSubPr>
                  <m:e>
                    <m:r>
                      <w:ins w:id="1088" w:author="T179966" w:date="2025-09-13T17:27:00Z" w16du:dateUtc="2025-09-13T09:27:00Z">
                        <w:rPr>
                          <w:rFonts w:ascii="Cambria Math" w:eastAsia="Helvetica" w:hAnsi="Helvetica" w:cs="Helvetica"/>
                          <w:color w:val="2C2C36"/>
                          <w:spacing w:val="1"/>
                          <w:sz w:val="19"/>
                          <w:szCs w:val="19"/>
                          <w:shd w:val="clear" w:color="auto" w:fill="FFFFFF"/>
                        </w:rPr>
                        <m:t>N</m:t>
                      </w:ins>
                    </m:r>
                  </m:e>
                  <m:sub>
                    <m:r>
                      <w:ins w:id="1089" w:author="T179966" w:date="2025-09-13T17:27:00Z" w16du:dateUtc="2025-09-13T09:27:00Z">
                        <w:rPr>
                          <w:rFonts w:ascii="Cambria Math" w:eastAsia="Helvetica" w:hAnsi="Helvetica" w:cs="Helvetica"/>
                          <w:color w:val="2C2C36"/>
                          <w:spacing w:val="1"/>
                          <w:sz w:val="19"/>
                          <w:szCs w:val="19"/>
                          <w:shd w:val="clear" w:color="auto" w:fill="FFFFFF"/>
                        </w:rPr>
                        <m:t>d</m:t>
                      </w:ins>
                    </m:r>
                  </m:sub>
                </m:sSub>
                <m:r>
                  <w:ins w:id="1090" w:author="T179966" w:date="2025-09-13T17:27:00Z" w16du:dateUtc="2025-09-13T09:27:00Z">
                    <w:rPr>
                      <w:rFonts w:ascii="Cambria Math" w:eastAsia="Helvetica" w:hAnsi="Helvetica" w:cs="Helvetica"/>
                      <w:color w:val="2C2C36"/>
                      <w:spacing w:val="1"/>
                      <w:sz w:val="19"/>
                      <w:szCs w:val="19"/>
                      <w:shd w:val="clear" w:color="auto" w:fill="FFFFFF"/>
                    </w:rPr>
                    <m:t>(v)</m:t>
                  </w:ins>
                </m:r>
              </m:e>
            </m:d>
            <m:ctrlPr>
              <w:ins w:id="1091" w:author="T179966" w:date="2025-09-13T17:27:00Z" w16du:dateUtc="2025-09-13T09:27:00Z">
                <w:rPr>
                  <w:rFonts w:ascii="Cambria Math" w:eastAsia="Helvetica" w:hAnsi="Cambria Math" w:cs="Helvetica"/>
                  <w:i/>
                  <w:color w:val="2C2C36"/>
                  <w:spacing w:val="1"/>
                  <w:sz w:val="19"/>
                  <w:szCs w:val="19"/>
                  <w:shd w:val="clear" w:color="auto" w:fill="FFFFFF"/>
                </w:rPr>
              </w:ins>
            </m:ctrlPr>
          </m:e>
        </m:d>
      </m:oMath>
      <w:del w:id="1092" w:author="T179966" w:date="2025-09-13T17:27:00Z" w16du:dateUtc="2025-09-13T09:27:00Z">
        <w:r w:rsidDel="000519FC">
          <w:rPr>
            <w:rFonts w:ascii="Helvetica" w:eastAsia="Helvetica" w:hAnsi="Helvetica" w:cs="Helvetica"/>
            <w:color w:val="2C2C36"/>
            <w:spacing w:val="1"/>
            <w:position w:val="-14"/>
            <w:sz w:val="19"/>
            <w:szCs w:val="19"/>
            <w:shd w:val="clear" w:color="auto" w:fill="FFFFFF"/>
          </w:rPr>
          <w:object w:dxaOrig="1500" w:dyaOrig="400" w14:anchorId="0575C4D9">
            <v:shape id="_x0000_i1094" type="#_x0000_t75" style="width:75pt;height:20.25pt" o:ole="">
              <v:imagedata r:id="rId142" o:title=""/>
            </v:shape>
            <o:OLEObject Type="Embed" ProgID="Equation.3" ShapeID="_x0000_i1094" DrawAspect="Content" ObjectID="_1837502532" r:id="rId143"/>
          </w:object>
        </w:r>
      </w:del>
      <w:r>
        <w:rPr>
          <w:rFonts w:ascii="Helvetica" w:hAnsi="Helvetica" w:cs="Helvetica" w:hint="eastAsia"/>
          <w:color w:val="2C2C36"/>
          <w:spacing w:val="1"/>
          <w:sz w:val="19"/>
          <w:szCs w:val="19"/>
          <w:shd w:val="clear" w:color="auto" w:fill="FFFFFF"/>
        </w:rPr>
        <w:t>。</w:t>
      </w:r>
    </w:p>
    <w:p w14:paraId="10EC0DD2" w14:textId="30C0B61B" w:rsidR="00DA4276" w:rsidRDefault="00000000" w:rsidP="000519FC">
      <w:pPr>
        <w:spacing w:beforeLines="50" w:before="156" w:line="300" w:lineRule="auto"/>
        <w:ind w:firstLine="420"/>
        <w:jc w:val="center"/>
        <w:rPr>
          <w:rFonts w:ascii="Helvetica" w:hAnsi="Helvetica" w:cs="Helvetica"/>
          <w:color w:val="2C2C36"/>
          <w:spacing w:val="1"/>
          <w:sz w:val="19"/>
          <w:szCs w:val="19"/>
          <w:shd w:val="clear" w:color="auto" w:fill="FFFFFF"/>
        </w:rPr>
      </w:pPr>
      <m:oMath>
        <m:sSub>
          <m:sSubPr>
            <m:ctrlPr>
              <w:ins w:id="1093" w:author="T179966" w:date="2025-09-13T17:27:00Z" w16du:dateUtc="2025-09-13T09:27:00Z">
                <w:rPr>
                  <w:rFonts w:ascii="Cambria Math" w:hAnsi="Helvetica" w:cs="Helvetica"/>
                  <w:i/>
                  <w:color w:val="2C2C36"/>
                  <w:spacing w:val="1"/>
                  <w:sz w:val="19"/>
                  <w:szCs w:val="19"/>
                  <w:shd w:val="clear" w:color="auto" w:fill="FFFFFF"/>
                </w:rPr>
              </w:ins>
            </m:ctrlPr>
          </m:sSubPr>
          <m:e>
            <m:r>
              <w:ins w:id="1094" w:author="T179966" w:date="2025-09-13T17:27:00Z" w16du:dateUtc="2025-09-13T09:27:00Z">
                <w:rPr>
                  <w:rFonts w:ascii="Cambria Math" w:hAnsi="Helvetica" w:cs="Helvetica"/>
                  <w:color w:val="2C2C36"/>
                  <w:spacing w:val="1"/>
                  <w:sz w:val="19"/>
                  <w:szCs w:val="19"/>
                  <w:shd w:val="clear" w:color="auto" w:fill="FFFFFF"/>
                </w:rPr>
                <m:t>N</m:t>
              </w:ins>
            </m:r>
          </m:e>
          <m:sub>
            <m:r>
              <w:ins w:id="1095" w:author="T179966" w:date="2025-09-13T17:27:00Z" w16du:dateUtc="2025-09-13T09:27:00Z">
                <w:rPr>
                  <w:rFonts w:ascii="Cambria Math" w:hAnsi="Helvetica" w:cs="Helvetica"/>
                  <w:color w:val="2C2C36"/>
                  <w:spacing w:val="1"/>
                  <w:sz w:val="19"/>
                  <w:szCs w:val="19"/>
                  <w:shd w:val="clear" w:color="auto" w:fill="FFFFFF"/>
                </w:rPr>
                <m:t>d</m:t>
              </w:ins>
            </m:r>
          </m:sub>
        </m:sSub>
        <m:r>
          <w:ins w:id="1096" w:author="T179966" w:date="2025-09-13T17:27:00Z" w16du:dateUtc="2025-09-13T09:27:00Z">
            <w:rPr>
              <w:rFonts w:ascii="Cambria Math" w:hAnsi="Helvetica" w:cs="Helvetica"/>
              <w:color w:val="2C2C36"/>
              <w:spacing w:val="1"/>
              <w:sz w:val="19"/>
              <w:szCs w:val="19"/>
              <w:shd w:val="clear" w:color="auto" w:fill="FFFFFF"/>
            </w:rPr>
            <m:t>(v)={u</m:t>
          </w:ins>
        </m:r>
        <m:d>
          <m:dPr>
            <m:begChr m:val="|"/>
            <m:endChr m:val=""/>
            <m:ctrlPr>
              <w:ins w:id="1097" w:author="T179966" w:date="2025-09-13T17:27:00Z" w16du:dateUtc="2025-09-13T09:27:00Z">
                <w:rPr>
                  <w:rFonts w:ascii="Cambria Math" w:hAnsi="Helvetica" w:cs="Helvetica"/>
                  <w:i/>
                  <w:color w:val="2C2C36"/>
                  <w:spacing w:val="1"/>
                  <w:sz w:val="19"/>
                  <w:szCs w:val="19"/>
                  <w:shd w:val="clear" w:color="auto" w:fill="FFFFFF"/>
                </w:rPr>
              </w:ins>
            </m:ctrlPr>
          </m:dPr>
          <m:e>
            <m:r>
              <w:ins w:id="1098" w:author="T179966" w:date="2025-09-13T17:27:00Z" w16du:dateUtc="2025-09-13T09:27:00Z">
                <w:rPr>
                  <w:rFonts w:ascii="Cambria Math" w:hAnsi="Helvetica" w:cs="Helvetica"/>
                  <w:color w:val="2C2C36"/>
                  <w:spacing w:val="1"/>
                  <w:sz w:val="19"/>
                  <w:szCs w:val="19"/>
                  <w:shd w:val="clear" w:color="auto" w:fill="FFFFFF"/>
                </w:rPr>
                <m:t>(v,u,</m:t>
              </w:ins>
            </m:r>
            <m:sSub>
              <m:sSubPr>
                <m:ctrlPr>
                  <w:ins w:id="1099" w:author="T179966" w:date="2025-09-13T17:27:00Z" w16du:dateUtc="2025-09-13T09:27:00Z">
                    <w:rPr>
                      <w:rFonts w:ascii="Cambria Math" w:hAnsi="Helvetica" w:cs="Helvetica"/>
                      <w:i/>
                      <w:color w:val="2C2C36"/>
                      <w:spacing w:val="1"/>
                      <w:sz w:val="19"/>
                      <w:szCs w:val="19"/>
                      <w:shd w:val="clear" w:color="auto" w:fill="FFFFFF"/>
                    </w:rPr>
                  </w:ins>
                </m:ctrlPr>
              </m:sSubPr>
              <m:e>
                <m:r>
                  <w:ins w:id="1100" w:author="T179966" w:date="2025-09-13T17:27:00Z" w16du:dateUtc="2025-09-13T09:27:00Z">
                    <w:rPr>
                      <w:rFonts w:ascii="Cambria Math" w:hAnsi="Helvetica" w:cs="Helvetica"/>
                      <w:color w:val="2C2C36"/>
                      <w:spacing w:val="1"/>
                      <w:sz w:val="19"/>
                      <w:szCs w:val="19"/>
                      <w:shd w:val="clear" w:color="auto" w:fill="FFFFFF"/>
                    </w:rPr>
                    <m:t>e</m:t>
                  </w:ins>
                </m:r>
              </m:e>
              <m:sub>
                <m:r>
                  <w:ins w:id="1101" w:author="T179966" w:date="2025-09-13T17:27:00Z" w16du:dateUtc="2025-09-13T09:27:00Z">
                    <w:rPr>
                      <w:rFonts w:ascii="Cambria Math" w:hAnsi="Helvetica" w:cs="Helvetica"/>
                      <w:color w:val="2C2C36"/>
                      <w:spacing w:val="1"/>
                      <w:sz w:val="19"/>
                      <w:szCs w:val="19"/>
                      <w:shd w:val="clear" w:color="auto" w:fill="FFFFFF"/>
                    </w:rPr>
                    <m:t>type</m:t>
                  </w:ins>
                </m:r>
              </m:sub>
            </m:sSub>
            <m:r>
              <w:ins w:id="1102" w:author="T179966" w:date="2025-09-13T17:27:00Z" w16du:dateUtc="2025-09-13T09:27:00Z">
                <w:rPr>
                  <w:rFonts w:ascii="Cambria Math" w:hAnsi="Helvetica" w:cs="Helvetica"/>
                  <w:color w:val="2C2C36"/>
                  <w:spacing w:val="1"/>
                  <w:sz w:val="19"/>
                  <w:szCs w:val="19"/>
                  <w:shd w:val="clear" w:color="auto" w:fill="FFFFFF"/>
                </w:rPr>
                <m:t>=d)</m:t>
              </w:ins>
            </m:r>
            <m:r>
              <w:ins w:id="1103" w:author="T179966" w:date="2025-09-13T17:27:00Z" w16du:dateUtc="2025-09-13T09:27:00Z">
                <w:rPr>
                  <w:rFonts w:ascii="宋体" w:hAnsi="宋体" w:cs="宋体" w:hint="eastAsia"/>
                  <w:color w:val="2C2C36"/>
                  <w:spacing w:val="1"/>
                  <w:sz w:val="19"/>
                  <w:szCs w:val="19"/>
                  <w:shd w:val="clear" w:color="auto" w:fill="FFFFFF"/>
                </w:rPr>
                <m:t>∈</m:t>
              </w:ins>
            </m:r>
            <m:r>
              <w:ins w:id="1104" w:author="T179966" w:date="2025-09-13T17:27:00Z" w16du:dateUtc="2025-09-13T09:27:00Z">
                <m:rPr>
                  <m:nor/>
                </m:rPr>
                <w:rPr>
                  <w:rFonts w:ascii="Cambria Math" w:hAnsi="Helvetica" w:cs="Helvetica"/>
                  <w:color w:val="2C2C36"/>
                  <w:spacing w:val="1"/>
                  <w:sz w:val="19"/>
                  <w:szCs w:val="19"/>
                  <w:shd w:val="clear" w:color="auto" w:fill="FFFFFF"/>
                </w:rPr>
                <m:t>HG</m:t>
              </w:ins>
            </m:r>
            <m:r>
              <w:ins w:id="1105" w:author="T179966" w:date="2025-09-13T17:27:00Z" w16du:dateUtc="2025-09-13T09:27:00Z">
                <m:rPr>
                  <m:sty m:val="p"/>
                </m:rPr>
                <w:rPr>
                  <w:rFonts w:ascii="Cambria Math" w:hAnsi="Helvetica" w:cs="Helvetica"/>
                  <w:color w:val="2C2C36"/>
                  <w:spacing w:val="1"/>
                  <w:sz w:val="19"/>
                  <w:szCs w:val="19"/>
                  <w:shd w:val="clear" w:color="auto" w:fill="FFFFFF"/>
                </w:rPr>
                <m:t>,</m:t>
              </w:ins>
            </m:r>
            <m:r>
              <w:ins w:id="1106" w:author="T179966" w:date="2025-09-13T17:27:00Z" w16du:dateUtc="2025-09-13T09:27:00Z">
                <w:rPr>
                  <w:rFonts w:ascii="Cambria Math" w:hAnsi="Helvetica" w:cs="Helvetica"/>
                  <w:color w:val="2C2C36"/>
                  <w:spacing w:val="1"/>
                  <w:sz w:val="19"/>
                  <w:szCs w:val="19"/>
                  <w:shd w:val="clear" w:color="auto" w:fill="FFFFFF"/>
                </w:rPr>
                <m:t>d</m:t>
              </w:ins>
            </m:r>
            <m:r>
              <w:ins w:id="1107" w:author="T179966" w:date="2025-09-13T17:27:00Z" w16du:dateUtc="2025-09-13T09:27:00Z">
                <w:rPr>
                  <w:rFonts w:ascii="宋体" w:hAnsi="宋体" w:cs="宋体" w:hint="eastAsia"/>
                  <w:color w:val="2C2C36"/>
                  <w:spacing w:val="1"/>
                  <w:sz w:val="19"/>
                  <w:szCs w:val="19"/>
                  <w:shd w:val="clear" w:color="auto" w:fill="FFFFFF"/>
                </w:rPr>
                <m:t>∈</m:t>
              </w:ins>
            </m:r>
            <m:r>
              <w:ins w:id="1108" w:author="T179966" w:date="2025-09-13T17:27:00Z" w16du:dateUtc="2025-09-13T09:27:00Z">
                <w:rPr>
                  <w:rFonts w:ascii="Cambria Math" w:hAnsi="Helvetica" w:cs="Helvetica"/>
                  <w:color w:val="2C2C36"/>
                  <w:spacing w:val="1"/>
                  <w:sz w:val="19"/>
                  <w:szCs w:val="19"/>
                  <w:shd w:val="clear" w:color="auto" w:fill="FFFFFF"/>
                </w:rPr>
                <m:t>ε}</m:t>
              </w:ins>
            </m:r>
          </m:e>
        </m:d>
      </m:oMath>
      <w:del w:id="1109" w:author="T179966" w:date="2025-09-13T17:27:00Z" w16du:dateUtc="2025-09-13T09:27:00Z">
        <w:r w:rsidR="000519FC" w:rsidDel="000519FC">
          <w:rPr>
            <w:rFonts w:ascii="Helvetica" w:hAnsi="Helvetica" w:cs="Helvetica" w:hint="eastAsia"/>
            <w:color w:val="2C2C36"/>
            <w:spacing w:val="1"/>
            <w:position w:val="-16"/>
            <w:sz w:val="19"/>
            <w:szCs w:val="19"/>
            <w:shd w:val="clear" w:color="auto" w:fill="FFFFFF"/>
          </w:rPr>
          <w:object w:dxaOrig="3700" w:dyaOrig="440" w14:anchorId="480C60D1">
            <v:shape id="_x0000_i1095" type="#_x0000_t75" style="width:185.2pt;height:21.75pt" o:ole="">
              <v:imagedata r:id="rId144" o:title=""/>
            </v:shape>
            <o:OLEObject Type="Embed" ProgID="Equation.3" ShapeID="_x0000_i1095" DrawAspect="Content" ObjectID="_1837502533" r:id="rId145"/>
          </w:object>
        </w:r>
      </w:del>
    </w:p>
    <w:p w14:paraId="170DDF93" w14:textId="64EA8589" w:rsidR="00DA4276" w:rsidRDefault="00000000" w:rsidP="000519FC">
      <w:pPr>
        <w:spacing w:beforeLines="50" w:before="156" w:line="300" w:lineRule="auto"/>
        <w:ind w:firstLine="420"/>
        <w:jc w:val="left"/>
        <w:rPr>
          <w:rFonts w:ascii="Helvetica" w:eastAsia="Helvetica" w:hAnsi="Helvetica" w:cs="Helvetica"/>
          <w:color w:val="2C2C36"/>
          <w:spacing w:val="1"/>
          <w:sz w:val="19"/>
          <w:szCs w:val="19"/>
          <w:shd w:val="clear" w:color="auto" w:fill="FFFFFF"/>
        </w:rPr>
      </w:pPr>
      <w:r>
        <w:rPr>
          <w:rFonts w:ascii="楷体" w:eastAsia="楷体" w:hAnsi="楷体"/>
          <w:szCs w:val="21"/>
        </w:rPr>
        <w:t>这里的</w:t>
      </w:r>
      <w:r>
        <w:rPr>
          <w:rStyle w:val="HTML0"/>
          <w:rFonts w:ascii="Consolas" w:eastAsia="Consolas" w:hAnsi="Consolas" w:cs="Consolas"/>
          <w:color w:val="2C2C36"/>
          <w:spacing w:val="1"/>
          <w:sz w:val="16"/>
          <w:szCs w:val="16"/>
        </w:rPr>
        <w:t>Nd(v)</w:t>
      </w:r>
      <w:r>
        <w:rPr>
          <w:rFonts w:ascii="楷体" w:eastAsia="楷体" w:hAnsi="楷体"/>
          <w:szCs w:val="21"/>
        </w:rPr>
        <w:t>是根据特定邻域类型</w:t>
      </w:r>
      <w:r>
        <w:rPr>
          <w:rStyle w:val="HTML0"/>
          <w:rFonts w:ascii="Consolas" w:eastAsia="Consolas" w:hAnsi="Consolas" w:cs="Consolas"/>
          <w:color w:val="2C2C36"/>
          <w:spacing w:val="1"/>
          <w:sz w:val="16"/>
          <w:szCs w:val="16"/>
        </w:rPr>
        <w:t>d</w:t>
      </w:r>
      <w:r>
        <w:rPr>
          <w:rFonts w:ascii="楷体" w:eastAsia="楷体" w:hAnsi="楷体"/>
          <w:szCs w:val="21"/>
        </w:rPr>
        <w:t>定义的节点</w:t>
      </w:r>
      <w:r>
        <w:rPr>
          <w:rStyle w:val="HTML0"/>
          <w:rFonts w:ascii="Consolas" w:eastAsia="Consolas" w:hAnsi="Consolas" w:cs="Consolas"/>
          <w:color w:val="2C2C36"/>
          <w:spacing w:val="1"/>
          <w:sz w:val="16"/>
          <w:szCs w:val="16"/>
        </w:rPr>
        <w:t>v</w:t>
      </w:r>
      <w:r>
        <w:rPr>
          <w:rFonts w:ascii="楷体" w:eastAsia="楷体" w:hAnsi="楷体"/>
          <w:szCs w:val="21"/>
        </w:rPr>
        <w:t>的所有邻居节点集</w:t>
      </w:r>
      <w:r>
        <w:rPr>
          <w:rFonts w:ascii="宋体" w:hAnsi="宋体" w:cs="宋体" w:hint="eastAsia"/>
          <w:color w:val="2C2C36"/>
          <w:spacing w:val="1"/>
          <w:sz w:val="19"/>
          <w:szCs w:val="19"/>
          <w:shd w:val="clear" w:color="auto" w:fill="FFFFFF"/>
        </w:rPr>
        <w:t>合。</w:t>
      </w:r>
      <w:commentRangeStart w:id="1110"/>
      <w:r>
        <w:rPr>
          <w:rFonts w:ascii="Helvetica" w:hAnsi="Helvetica" w:cs="Helvetica" w:hint="eastAsia"/>
          <w:color w:val="2C2C36"/>
          <w:spacing w:val="1"/>
          <w:sz w:val="19"/>
          <w:szCs w:val="19"/>
          <w:shd w:val="clear" w:color="auto" w:fill="FFFFFF"/>
        </w:rPr>
        <w:t>e</w:t>
      </w:r>
      <w:r>
        <w:rPr>
          <w:rFonts w:ascii="Helvetica" w:hAnsi="Helvetica" w:cs="Helvetica" w:hint="eastAsia"/>
          <w:color w:val="2C2C36"/>
          <w:spacing w:val="1"/>
          <w:sz w:val="19"/>
          <w:szCs w:val="19"/>
          <w:shd w:val="clear" w:color="auto" w:fill="FFFFFF"/>
        </w:rPr>
        <w:t>是领域集合，</w:t>
      </w:r>
      <w:commentRangeEnd w:id="1110"/>
      <w:r>
        <w:rPr>
          <w:rStyle w:val="af0"/>
        </w:rPr>
        <w:commentReference w:id="1110"/>
      </w:r>
      <w:r>
        <w:rPr>
          <w:rFonts w:ascii="楷体" w:eastAsia="楷体" w:hAnsi="楷体" w:hint="eastAsia"/>
          <w:szCs w:val="21"/>
        </w:rPr>
        <w:t>将</w:t>
      </w:r>
      <w:r>
        <w:rPr>
          <w:rFonts w:ascii="Helvetica" w:hAnsi="Helvetica" w:cs="Helvetica" w:hint="eastAsia"/>
          <w:color w:val="2C2C36"/>
          <w:spacing w:val="1"/>
          <w:sz w:val="19"/>
          <w:szCs w:val="19"/>
          <w:shd w:val="clear" w:color="auto" w:fill="FFFFFF"/>
        </w:rPr>
        <w:t>v</w:t>
      </w:r>
      <w:r>
        <w:rPr>
          <w:rFonts w:ascii="楷体" w:eastAsia="楷体" w:hAnsi="楷体" w:hint="eastAsia"/>
          <w:szCs w:val="21"/>
        </w:rPr>
        <w:t>和它的邻居节点u,通过GATv2计算出注意力系数</w:t>
      </w:r>
      <m:oMath>
        <m:sSub>
          <m:sSubPr>
            <m:ctrlPr>
              <w:ins w:id="1111" w:author="T179966" w:date="2025-09-13T17:27:00Z" w16du:dateUtc="2025-09-13T09:27:00Z">
                <w:rPr>
                  <w:rFonts w:ascii="Cambria Math" w:eastAsia="楷体" w:hAnsi="楷体"/>
                  <w:i/>
                  <w:szCs w:val="21"/>
                </w:rPr>
              </w:ins>
            </m:ctrlPr>
          </m:sSubPr>
          <m:e>
            <m:r>
              <w:ins w:id="1112" w:author="T179966" w:date="2025-09-13T17:27:00Z" w16du:dateUtc="2025-09-13T09:27:00Z">
                <w:rPr>
                  <w:rFonts w:ascii="Cambria Math" w:eastAsia="楷体" w:hAnsi="楷体"/>
                  <w:szCs w:val="21"/>
                </w:rPr>
                <m:t>α</m:t>
              </w:ins>
            </m:r>
          </m:e>
          <m:sub>
            <m:r>
              <w:ins w:id="1113" w:author="T179966" w:date="2025-09-13T17:27:00Z" w16du:dateUtc="2025-09-13T09:27:00Z">
                <w:rPr>
                  <w:rFonts w:ascii="Cambria Math" w:eastAsia="楷体" w:hAnsi="楷体"/>
                  <w:szCs w:val="21"/>
                </w:rPr>
                <m:t>vu</m:t>
              </w:ins>
            </m:r>
          </m:sub>
        </m:sSub>
      </m:oMath>
      <w:del w:id="1114" w:author="T179966" w:date="2025-09-13T17:27:00Z" w16du:dateUtc="2025-09-13T09:27:00Z">
        <w:r w:rsidDel="000519FC">
          <w:rPr>
            <w:rFonts w:ascii="楷体" w:eastAsia="楷体" w:hAnsi="楷体" w:hint="eastAsia"/>
            <w:position w:val="-12"/>
            <w:szCs w:val="21"/>
          </w:rPr>
          <w:object w:dxaOrig="360" w:dyaOrig="360" w14:anchorId="00A7E82B">
            <v:shape id="_x0000_i1096" type="#_x0000_t75" style="width:18pt;height:18pt" o:ole="">
              <v:imagedata r:id="rId146" o:title=""/>
            </v:shape>
            <o:OLEObject Type="Embed" ProgID="Equation.3" ShapeID="_x0000_i1096" DrawAspect="Content" ObjectID="_1837502534" r:id="rId147"/>
          </w:object>
        </w:r>
      </w:del>
      <w:r>
        <w:rPr>
          <w:rFonts w:ascii="楷体" w:eastAsia="楷体" w:hAnsi="楷体" w:hint="eastAsia"/>
          <w:szCs w:val="21"/>
        </w:rPr>
        <w:t>，</w:t>
      </w:r>
      <w:r>
        <w:rPr>
          <w:rFonts w:ascii="楷体" w:eastAsia="楷体" w:hAnsi="楷体"/>
          <w:szCs w:val="21"/>
        </w:rPr>
        <w:t>表示节点</w:t>
      </w:r>
      <w:r>
        <w:rPr>
          <w:rFonts w:ascii="Helvetica" w:eastAsia="Helvetica" w:hAnsi="Helvetica" w:cs="Helvetica"/>
          <w:color w:val="2C2C36"/>
          <w:spacing w:val="1"/>
          <w:sz w:val="19"/>
          <w:szCs w:val="19"/>
          <w:shd w:val="clear" w:color="auto" w:fill="FFFFFF"/>
        </w:rPr>
        <w:t>v</w:t>
      </w:r>
      <w:r>
        <w:rPr>
          <w:rFonts w:ascii="楷体" w:eastAsia="楷体" w:hAnsi="楷体"/>
          <w:szCs w:val="21"/>
        </w:rPr>
        <w:t>对其邻居节点</w:t>
      </w:r>
      <w:r>
        <w:rPr>
          <w:rFonts w:ascii="Helvetica" w:eastAsia="Helvetica" w:hAnsi="Helvetica" w:cs="Helvetica"/>
          <w:color w:val="2C2C36"/>
          <w:spacing w:val="1"/>
          <w:sz w:val="19"/>
          <w:szCs w:val="19"/>
          <w:shd w:val="clear" w:color="auto" w:fill="FFFFFF"/>
        </w:rPr>
        <w:t>u</w:t>
      </w:r>
      <w:r>
        <w:rPr>
          <w:rFonts w:ascii="楷体" w:eastAsia="楷体" w:hAnsi="楷体"/>
          <w:szCs w:val="21"/>
        </w:rPr>
        <w:t>的“关注程度”</w:t>
      </w:r>
      <w:r>
        <w:rPr>
          <w:rFonts w:ascii="宋体" w:hAnsi="宋体" w:cs="宋体" w:hint="eastAsia"/>
          <w:color w:val="2C2C36"/>
          <w:spacing w:val="1"/>
          <w:sz w:val="19"/>
          <w:szCs w:val="19"/>
          <w:shd w:val="clear" w:color="auto" w:fill="FFFFFF"/>
        </w:rPr>
        <w:t>。</w:t>
      </w:r>
      <w:r>
        <w:rPr>
          <w:rFonts w:ascii="楷体" w:eastAsia="楷体" w:hAnsi="楷体"/>
          <w:szCs w:val="21"/>
        </w:rPr>
        <w:t>这个值是通过对节点</w:t>
      </w:r>
      <w:r>
        <w:rPr>
          <w:rFonts w:ascii="Helvetica" w:eastAsia="Helvetica" w:hAnsi="Helvetica" w:cs="Helvetica"/>
          <w:color w:val="2C2C36"/>
          <w:spacing w:val="1"/>
          <w:sz w:val="19"/>
          <w:szCs w:val="19"/>
          <w:shd w:val="clear" w:color="auto" w:fill="FFFFFF"/>
        </w:rPr>
        <w:t>v</w:t>
      </w:r>
      <w:r>
        <w:rPr>
          <w:rFonts w:ascii="宋体" w:hAnsi="宋体" w:cs="宋体" w:hint="eastAsia"/>
          <w:color w:val="2C2C36"/>
          <w:spacing w:val="1"/>
          <w:sz w:val="19"/>
          <w:szCs w:val="19"/>
          <w:shd w:val="clear" w:color="auto" w:fill="FFFFFF"/>
        </w:rPr>
        <w:t>和</w:t>
      </w:r>
      <w:r>
        <w:rPr>
          <w:rFonts w:ascii="Helvetica" w:eastAsia="Helvetica" w:hAnsi="Helvetica" w:cs="Helvetica"/>
          <w:color w:val="2C2C36"/>
          <w:spacing w:val="1"/>
          <w:sz w:val="19"/>
          <w:szCs w:val="19"/>
          <w:shd w:val="clear" w:color="auto" w:fill="FFFFFF"/>
        </w:rPr>
        <w:t>u</w:t>
      </w:r>
      <w:r>
        <w:rPr>
          <w:rFonts w:ascii="楷体" w:eastAsia="楷体" w:hAnsi="楷体"/>
          <w:szCs w:val="21"/>
        </w:rPr>
        <w:t>的特征进行某种形式的线性变换后，应用激活函数</w:t>
      </w:r>
      <w:r>
        <w:rPr>
          <w:rFonts w:ascii="宋体" w:hAnsi="宋体" w:cs="宋体" w:hint="eastAsia"/>
          <w:color w:val="2C2C36"/>
          <w:spacing w:val="1"/>
          <w:sz w:val="19"/>
          <w:szCs w:val="19"/>
          <w:shd w:val="clear" w:color="auto" w:fill="FFFFFF"/>
        </w:rPr>
        <w:t>（如</w:t>
      </w:r>
      <w:r>
        <w:rPr>
          <w:rFonts w:ascii="Helvetica" w:eastAsia="Helvetica" w:hAnsi="Helvetica" w:cs="Helvetica"/>
          <w:color w:val="2C2C36"/>
          <w:spacing w:val="1"/>
          <w:sz w:val="19"/>
          <w:szCs w:val="19"/>
          <w:shd w:val="clear" w:color="auto" w:fill="FFFFFF"/>
        </w:rPr>
        <w:t>LeakyReLU</w:t>
      </w:r>
      <w:r>
        <w:rPr>
          <w:rFonts w:ascii="宋体" w:hAnsi="宋体" w:cs="宋体" w:hint="eastAsia"/>
          <w:color w:val="2C2C36"/>
          <w:spacing w:val="1"/>
          <w:sz w:val="19"/>
          <w:szCs w:val="19"/>
          <w:shd w:val="clear" w:color="auto" w:fill="FFFFFF"/>
        </w:rPr>
        <w:t>），</w:t>
      </w:r>
      <w:r>
        <w:rPr>
          <w:rFonts w:ascii="楷体" w:eastAsia="楷体" w:hAnsi="楷体"/>
          <w:szCs w:val="21"/>
        </w:rPr>
        <w:t>并通过softmax函数归一化得到的。具体来说，它反映了在更新节点v的特征时，邻居节点u的信息的重要性。</w:t>
      </w:r>
    </w:p>
    <w:p w14:paraId="0B0A9880" w14:textId="5C9F0BB0" w:rsidR="00DA4276" w:rsidRDefault="00000000" w:rsidP="000519FC">
      <w:pPr>
        <w:spacing w:beforeLines="50" w:before="156" w:line="300" w:lineRule="auto"/>
        <w:ind w:firstLine="420"/>
        <w:jc w:val="center"/>
        <w:rPr>
          <w:rFonts w:ascii="Helvetica" w:hAnsi="Helvetica" w:cs="Helvetica"/>
          <w:color w:val="2C2C36"/>
          <w:spacing w:val="1"/>
          <w:sz w:val="19"/>
          <w:szCs w:val="19"/>
          <w:shd w:val="clear" w:color="auto" w:fill="FFFFFF"/>
        </w:rPr>
      </w:pPr>
      <m:oMath>
        <m:sSub>
          <m:sSubPr>
            <m:ctrlPr>
              <w:ins w:id="1115" w:author="T179966" w:date="2025-09-13T17:27:00Z" w16du:dateUtc="2025-09-13T09:27:00Z">
                <w:rPr>
                  <w:rFonts w:ascii="Cambria Math" w:hAnsi="Helvetica" w:cs="Helvetica"/>
                  <w:i/>
                  <w:color w:val="2C2C36"/>
                  <w:spacing w:val="1"/>
                  <w:sz w:val="19"/>
                  <w:szCs w:val="19"/>
                  <w:shd w:val="clear" w:color="auto" w:fill="FFFFFF"/>
                </w:rPr>
              </w:ins>
            </m:ctrlPr>
          </m:sSubPr>
          <m:e>
            <m:r>
              <w:ins w:id="1116" w:author="T179966" w:date="2025-09-13T17:27:00Z" w16du:dateUtc="2025-09-13T09:27:00Z">
                <w:rPr>
                  <w:rFonts w:ascii="Cambria Math" w:hAnsi="Helvetica" w:cs="Helvetica"/>
                  <w:color w:val="2C2C36"/>
                  <w:spacing w:val="1"/>
                  <w:sz w:val="19"/>
                  <w:szCs w:val="19"/>
                  <w:shd w:val="clear" w:color="auto" w:fill="FFFFFF"/>
                </w:rPr>
                <m:t>α</m:t>
              </w:ins>
            </m:r>
          </m:e>
          <m:sub>
            <m:r>
              <w:ins w:id="1117" w:author="T179966" w:date="2025-09-13T17:27:00Z" w16du:dateUtc="2025-09-13T09:27:00Z">
                <m:rPr>
                  <m:nor/>
                </m:rPr>
                <w:rPr>
                  <w:rFonts w:ascii="Cambria Math" w:hAnsi="Helvetica" w:cs="Helvetica"/>
                  <w:color w:val="2C2C36"/>
                  <w:spacing w:val="1"/>
                  <w:sz w:val="19"/>
                  <w:szCs w:val="19"/>
                  <w:shd w:val="clear" w:color="auto" w:fill="FFFFFF"/>
                </w:rPr>
                <m:t>vu</m:t>
              </w:ins>
            </m:r>
            <m:ctrlPr>
              <w:ins w:id="1118" w:author="T179966" w:date="2025-09-13T17:27:00Z" w16du:dateUtc="2025-09-13T09:27:00Z">
                <w:rPr>
                  <w:rFonts w:ascii="Cambria Math" w:hAnsi="Helvetica" w:cs="Helvetica"/>
                  <w:color w:val="2C2C36"/>
                  <w:spacing w:val="1"/>
                  <w:sz w:val="19"/>
                  <w:szCs w:val="19"/>
                  <w:shd w:val="clear" w:color="auto" w:fill="FFFFFF"/>
                </w:rPr>
              </w:ins>
            </m:ctrlPr>
          </m:sub>
        </m:sSub>
        <m:r>
          <w:ins w:id="1119" w:author="T179966" w:date="2025-09-13T17:27:00Z" w16du:dateUtc="2025-09-13T09:27:00Z">
            <w:rPr>
              <w:rFonts w:ascii="Cambria Math" w:hAnsi="Helvetica" w:cs="Helvetica"/>
              <w:color w:val="2C2C36"/>
              <w:spacing w:val="1"/>
              <w:sz w:val="19"/>
              <w:szCs w:val="19"/>
              <w:shd w:val="clear" w:color="auto" w:fill="FFFFFF"/>
            </w:rPr>
            <m:t>=</m:t>
          </w:ins>
        </m:r>
        <m:f>
          <m:fPr>
            <m:ctrlPr>
              <w:ins w:id="1120" w:author="T179966" w:date="2025-09-13T17:27:00Z" w16du:dateUtc="2025-09-13T09:27:00Z">
                <w:rPr>
                  <w:rFonts w:ascii="Cambria Math" w:hAnsi="Helvetica" w:cs="Helvetica"/>
                  <w:color w:val="2C2C36"/>
                  <w:spacing w:val="1"/>
                  <w:sz w:val="19"/>
                  <w:szCs w:val="19"/>
                  <w:shd w:val="clear" w:color="auto" w:fill="FFFFFF"/>
                </w:rPr>
              </w:ins>
            </m:ctrlPr>
          </m:fPr>
          <m:num>
            <m:r>
              <w:ins w:id="1121" w:author="T179966" w:date="2025-09-13T17:27:00Z" w16du:dateUtc="2025-09-13T09:27:00Z">
                <m:rPr>
                  <m:nor/>
                </m:rPr>
                <w:rPr>
                  <w:rFonts w:ascii="Cambria Math" w:hAnsi="Helvetica" w:cs="Helvetica"/>
                  <w:color w:val="2C2C36"/>
                  <w:spacing w:val="1"/>
                  <w:sz w:val="19"/>
                  <w:szCs w:val="19"/>
                  <w:shd w:val="clear" w:color="auto" w:fill="FFFFFF"/>
                </w:rPr>
                <m:t>ex</m:t>
              </w:ins>
            </m:r>
            <m:r>
              <w:ins w:id="1122" w:author="T179966" w:date="2025-09-13T17:27:00Z" w16du:dateUtc="2025-09-13T09:27:00Z">
                <w:rPr>
                  <w:rFonts w:ascii="Cambria Math" w:hAnsi="Helvetica" w:cs="Helvetica"/>
                  <w:color w:val="2C2C36"/>
                  <w:spacing w:val="1"/>
                  <w:sz w:val="19"/>
                  <w:szCs w:val="19"/>
                  <w:shd w:val="clear" w:color="auto" w:fill="FFFFFF"/>
                </w:rPr>
                <m:t>p</m:t>
              </w:ins>
            </m:r>
            <m:r>
              <w:ins w:id="1123" w:author="T179966" w:date="2025-09-13T17:27:00Z" w16du:dateUtc="2025-09-13T09:27:00Z">
                <m:rPr>
                  <m:sty m:val="p"/>
                </m:rPr>
                <w:rPr>
                  <w:rFonts w:ascii="Cambria Math" w:hAnsi="Helvetica" w:cs="Helvetica"/>
                  <w:color w:val="2C2C36"/>
                  <w:spacing w:val="1"/>
                  <w:sz w:val="19"/>
                  <w:szCs w:val="19"/>
                  <w:shd w:val="clear" w:color="auto" w:fill="FFFFFF"/>
                </w:rPr>
                <m:t>(</m:t>
              </w:ins>
            </m:r>
            <m:r>
              <w:ins w:id="1124" w:author="T179966" w:date="2025-09-13T17:27:00Z" w16du:dateUtc="2025-09-13T09:27:00Z">
                <w:rPr>
                  <w:rFonts w:ascii="Cambria Math" w:hAnsi="Helvetica" w:cs="Helvetica"/>
                  <w:color w:val="2C2C36"/>
                  <w:spacing w:val="1"/>
                  <w:sz w:val="19"/>
                  <w:szCs w:val="19"/>
                  <w:shd w:val="clear" w:color="auto" w:fill="FFFFFF"/>
                </w:rPr>
                <m:t>Leaky</m:t>
              </w:ins>
            </m:r>
            <m:func>
              <m:funcPr>
                <m:ctrlPr>
                  <w:ins w:id="1125" w:author="T179966" w:date="2025-09-13T17:27:00Z" w16du:dateUtc="2025-09-13T09:27:00Z">
                    <w:rPr>
                      <w:rFonts w:ascii="Cambria Math" w:hAnsi="Helvetica" w:cs="Helvetica"/>
                      <w:i/>
                      <w:color w:val="2C2C36"/>
                      <w:spacing w:val="1"/>
                      <w:sz w:val="19"/>
                      <w:szCs w:val="19"/>
                      <w:shd w:val="clear" w:color="auto" w:fill="FFFFFF"/>
                    </w:rPr>
                  </w:ins>
                </m:ctrlPr>
              </m:funcPr>
              <m:fName>
                <m:r>
                  <w:ins w:id="1126" w:author="T179966" w:date="2025-09-13T17:27:00Z" w16du:dateUtc="2025-09-13T09:27:00Z">
                    <w:rPr>
                      <w:rFonts w:ascii="Cambria Math" w:hAnsi="Helvetica" w:cs="Helvetica"/>
                      <w:color w:val="2C2C36"/>
                      <w:spacing w:val="1"/>
                      <w:sz w:val="19"/>
                      <w:szCs w:val="19"/>
                      <w:shd w:val="clear" w:color="auto" w:fill="FFFFFF"/>
                    </w:rPr>
                    <m:t>Re</m:t>
                  </w:ins>
                </m:r>
              </m:fName>
              <m:e>
                <m:r>
                  <w:ins w:id="1127" w:author="T179966" w:date="2025-09-13T17:27:00Z" w16du:dateUtc="2025-09-13T09:27:00Z">
                    <w:rPr>
                      <w:rFonts w:ascii="Cambria Math" w:hAnsi="Helvetica" w:cs="Helvetica"/>
                      <w:color w:val="2C2C36"/>
                      <w:spacing w:val="1"/>
                      <w:sz w:val="19"/>
                      <w:szCs w:val="19"/>
                      <w:shd w:val="clear" w:color="auto" w:fill="FFFFFF"/>
                    </w:rPr>
                    <m:t>L</m:t>
                  </w:ins>
                </m:r>
              </m:e>
            </m:func>
            <m:r>
              <w:ins w:id="1128" w:author="T179966" w:date="2025-09-13T17:27:00Z" w16du:dateUtc="2025-09-13T09:27:00Z">
                <w:rPr>
                  <w:rFonts w:ascii="Cambria Math" w:hAnsi="Helvetica" w:cs="Helvetica"/>
                  <w:color w:val="2C2C36"/>
                  <w:spacing w:val="1"/>
                  <w:sz w:val="19"/>
                  <w:szCs w:val="19"/>
                  <w:shd w:val="clear" w:color="auto" w:fill="FFFFFF"/>
                </w:rPr>
                <m:t>U(</m:t>
              </w:ins>
            </m:r>
            <m:sSup>
              <m:sSupPr>
                <m:ctrlPr>
                  <w:ins w:id="1129" w:author="T179966" w:date="2025-09-13T17:27:00Z" w16du:dateUtc="2025-09-13T09:27:00Z">
                    <w:rPr>
                      <w:rFonts w:ascii="Cambria Math" w:hAnsi="Helvetica" w:cs="Helvetica"/>
                      <w:i/>
                      <w:color w:val="2C2C36"/>
                      <w:spacing w:val="1"/>
                      <w:sz w:val="19"/>
                      <w:szCs w:val="19"/>
                      <w:shd w:val="clear" w:color="auto" w:fill="FFFFFF"/>
                    </w:rPr>
                  </w:ins>
                </m:ctrlPr>
              </m:sSupPr>
              <m:e>
                <m:r>
                  <w:ins w:id="1130" w:author="T179966" w:date="2025-09-13T17:27:00Z" w16du:dateUtc="2025-09-13T09:27:00Z">
                    <w:rPr>
                      <w:rFonts w:ascii="Cambria Math" w:hAnsi="Helvetica" w:cs="Helvetica"/>
                      <w:color w:val="2C2C36"/>
                      <w:spacing w:val="1"/>
                      <w:sz w:val="19"/>
                      <w:szCs w:val="19"/>
                      <w:shd w:val="clear" w:color="auto" w:fill="FFFFFF"/>
                    </w:rPr>
                    <m:t>a</m:t>
                  </w:ins>
                </m:r>
              </m:e>
              <m:sup>
                <m:r>
                  <w:ins w:id="1131" w:author="T179966" w:date="2025-09-13T17:27:00Z" w16du:dateUtc="2025-09-13T09:27:00Z">
                    <w:rPr>
                      <w:rFonts w:ascii="Cambria Math" w:hAnsi="Helvetica" w:cs="Helvetica"/>
                      <w:color w:val="2C2C36"/>
                      <w:spacing w:val="1"/>
                      <w:sz w:val="19"/>
                      <w:szCs w:val="19"/>
                      <w:shd w:val="clear" w:color="auto" w:fill="FFFFFF"/>
                    </w:rPr>
                    <m:t>T</m:t>
                  </w:ins>
                </m:r>
              </m:sup>
            </m:sSup>
            <m:d>
              <m:dPr>
                <m:begChr m:val="["/>
                <m:endChr m:val="]"/>
                <m:ctrlPr>
                  <w:ins w:id="1132" w:author="T179966" w:date="2025-09-13T17:27:00Z" w16du:dateUtc="2025-09-13T09:27:00Z">
                    <w:rPr>
                      <w:rFonts w:ascii="Cambria Math" w:hAnsi="Helvetica" w:cs="Helvetica"/>
                      <w:i/>
                      <w:color w:val="2C2C36"/>
                      <w:spacing w:val="1"/>
                      <w:sz w:val="19"/>
                      <w:szCs w:val="19"/>
                      <w:shd w:val="clear" w:color="auto" w:fill="FFFFFF"/>
                    </w:rPr>
                  </w:ins>
                </m:ctrlPr>
              </m:dPr>
              <m:e>
                <m:r>
                  <w:ins w:id="1133" w:author="T179966" w:date="2025-09-13T17:27:00Z" w16du:dateUtc="2025-09-13T09:27:00Z">
                    <w:rPr>
                      <w:rFonts w:ascii="Cambria Math" w:hAnsi="Helvetica" w:cs="Helvetica"/>
                      <w:color w:val="2C2C36"/>
                      <w:spacing w:val="1"/>
                      <w:sz w:val="19"/>
                      <w:szCs w:val="19"/>
                      <w:shd w:val="clear" w:color="auto" w:fill="FFFFFF"/>
                    </w:rPr>
                    <m:t>W</m:t>
                  </w:ins>
                </m:r>
                <m:sSub>
                  <m:sSubPr>
                    <m:ctrlPr>
                      <w:ins w:id="1134" w:author="T179966" w:date="2025-09-13T17:27:00Z" w16du:dateUtc="2025-09-13T09:27:00Z">
                        <w:rPr>
                          <w:rFonts w:ascii="Cambria Math" w:hAnsi="Cambria Math" w:cs="Helvetica"/>
                          <w:i/>
                          <w:color w:val="2C2C36"/>
                          <w:spacing w:val="1"/>
                          <w:sz w:val="19"/>
                          <w:szCs w:val="19"/>
                          <w:shd w:val="clear" w:color="auto" w:fill="FFFFFF"/>
                        </w:rPr>
                      </w:ins>
                    </m:ctrlPr>
                  </m:sSubPr>
                  <m:e>
                    <m:r>
                      <w:ins w:id="1135" w:author="T179966" w:date="2025-09-13T17:27:00Z" w16du:dateUtc="2025-09-13T09:27:00Z">
                        <w:rPr>
                          <w:rFonts w:ascii="MS Gothic" w:eastAsia="MS Gothic" w:hAnsi="MS Gothic" w:cs="MS Gothic" w:hint="eastAsia"/>
                          <w:color w:val="2C2C36"/>
                          <w:spacing w:val="1"/>
                          <w:sz w:val="19"/>
                          <w:szCs w:val="19"/>
                          <w:shd w:val="clear" w:color="auto" w:fill="FFFFFF"/>
                        </w:rPr>
                        <m:t>h</m:t>
                      </w:ins>
                    </m:r>
                  </m:e>
                  <m:sub>
                    <m:r>
                      <w:ins w:id="1136" w:author="T179966" w:date="2025-09-13T17:27:00Z" w16du:dateUtc="2025-09-13T09:27:00Z">
                        <w:rPr>
                          <w:rFonts w:ascii="Cambria Math" w:hAnsi="Helvetica" w:cs="Helvetica"/>
                          <w:color w:val="2C2C36"/>
                          <w:spacing w:val="1"/>
                          <w:sz w:val="19"/>
                          <w:szCs w:val="19"/>
                          <w:shd w:val="clear" w:color="auto" w:fill="FFFFFF"/>
                        </w:rPr>
                        <m:t>v</m:t>
                      </w:ins>
                    </m:r>
                    <m:ctrlPr>
                      <w:ins w:id="1137" w:author="T179966" w:date="2025-09-13T17:27:00Z" w16du:dateUtc="2025-09-13T09:27:00Z">
                        <w:rPr>
                          <w:rFonts w:ascii="Cambria Math" w:hAnsi="Helvetica" w:cs="Helvetica"/>
                          <w:i/>
                          <w:color w:val="2C2C36"/>
                          <w:spacing w:val="1"/>
                          <w:sz w:val="19"/>
                          <w:szCs w:val="19"/>
                          <w:shd w:val="clear" w:color="auto" w:fill="FFFFFF"/>
                        </w:rPr>
                      </w:ins>
                    </m:ctrlPr>
                  </m:sub>
                </m:sSub>
                <m:d>
                  <m:dPr>
                    <m:begChr m:val="‖"/>
                    <m:endChr m:val=""/>
                    <m:ctrlPr>
                      <w:ins w:id="1138" w:author="T179966" w:date="2025-09-13T17:27:00Z" w16du:dateUtc="2025-09-13T09:27:00Z">
                        <w:rPr>
                          <w:rFonts w:ascii="Cambria Math" w:hAnsi="Helvetica" w:cs="Helvetica"/>
                          <w:i/>
                          <w:color w:val="2C2C36"/>
                          <w:spacing w:val="1"/>
                          <w:sz w:val="19"/>
                          <w:szCs w:val="19"/>
                          <w:shd w:val="clear" w:color="auto" w:fill="FFFFFF"/>
                        </w:rPr>
                      </w:ins>
                    </m:ctrlPr>
                  </m:dPr>
                  <m:e>
                    <m:r>
                      <w:ins w:id="1139" w:author="T179966" w:date="2025-09-13T17:27:00Z" w16du:dateUtc="2025-09-13T09:27:00Z">
                        <w:rPr>
                          <w:rFonts w:ascii="Cambria Math" w:hAnsi="Helvetica" w:cs="Helvetica"/>
                          <w:color w:val="2C2C36"/>
                          <w:spacing w:val="1"/>
                          <w:sz w:val="19"/>
                          <w:szCs w:val="19"/>
                          <w:shd w:val="clear" w:color="auto" w:fill="FFFFFF"/>
                        </w:rPr>
                        <m:t>W</m:t>
                      </w:ins>
                    </m:r>
                    <m:sSub>
                      <m:sSubPr>
                        <m:ctrlPr>
                          <w:ins w:id="1140" w:author="T179966" w:date="2025-09-13T17:27:00Z" w16du:dateUtc="2025-09-13T09:27:00Z">
                            <w:rPr>
                              <w:rFonts w:ascii="Cambria Math" w:hAnsi="Cambria Math" w:cs="Helvetica"/>
                              <w:i/>
                              <w:color w:val="2C2C36"/>
                              <w:spacing w:val="1"/>
                              <w:sz w:val="19"/>
                              <w:szCs w:val="19"/>
                              <w:shd w:val="clear" w:color="auto" w:fill="FFFFFF"/>
                            </w:rPr>
                          </w:ins>
                        </m:ctrlPr>
                      </m:sSubPr>
                      <m:e>
                        <m:r>
                          <w:ins w:id="1141" w:author="T179966" w:date="2025-09-13T17:27:00Z" w16du:dateUtc="2025-09-13T09:27:00Z">
                            <w:rPr>
                              <w:rFonts w:ascii="MS Gothic" w:eastAsia="MS Gothic" w:hAnsi="MS Gothic" w:cs="MS Gothic" w:hint="eastAsia"/>
                              <w:color w:val="2C2C36"/>
                              <w:spacing w:val="1"/>
                              <w:sz w:val="19"/>
                              <w:szCs w:val="19"/>
                              <w:shd w:val="clear" w:color="auto" w:fill="FFFFFF"/>
                            </w:rPr>
                            <m:t>h</m:t>
                          </w:ins>
                        </m:r>
                      </m:e>
                      <m:sub>
                        <m:r>
                          <w:ins w:id="1142" w:author="T179966" w:date="2025-09-13T17:27:00Z" w16du:dateUtc="2025-09-13T09:27:00Z">
                            <w:rPr>
                              <w:rFonts w:ascii="Cambria Math" w:hAnsi="Helvetica" w:cs="Helvetica"/>
                              <w:color w:val="2C2C36"/>
                              <w:spacing w:val="1"/>
                              <w:sz w:val="19"/>
                              <w:szCs w:val="19"/>
                              <w:shd w:val="clear" w:color="auto" w:fill="FFFFFF"/>
                            </w:rPr>
                            <m:t>u</m:t>
                          </w:ins>
                        </m:r>
                        <m:ctrlPr>
                          <w:ins w:id="1143" w:author="T179966" w:date="2025-09-13T17:27:00Z" w16du:dateUtc="2025-09-13T09:27:00Z">
                            <w:rPr>
                              <w:rFonts w:ascii="Cambria Math" w:hAnsi="Helvetica" w:cs="Helvetica"/>
                              <w:i/>
                              <w:color w:val="2C2C36"/>
                              <w:spacing w:val="1"/>
                              <w:sz w:val="19"/>
                              <w:szCs w:val="19"/>
                              <w:shd w:val="clear" w:color="auto" w:fill="FFFFFF"/>
                            </w:rPr>
                          </w:ins>
                        </m:ctrlPr>
                      </m:sub>
                    </m:sSub>
                    <m:ctrlPr>
                      <w:ins w:id="1144" w:author="T179966" w:date="2025-09-13T17:27:00Z" w16du:dateUtc="2025-09-13T09:27:00Z">
                        <w:rPr>
                          <w:rFonts w:ascii="Cambria Math" w:hAnsi="Cambria Math" w:cs="Helvetica"/>
                          <w:i/>
                          <w:color w:val="2C2C36"/>
                          <w:spacing w:val="1"/>
                          <w:sz w:val="19"/>
                          <w:szCs w:val="19"/>
                          <w:shd w:val="clear" w:color="auto" w:fill="FFFFFF"/>
                        </w:rPr>
                      </w:ins>
                    </m:ctrlPr>
                  </m:e>
                </m:d>
                <m:ctrlPr>
                  <w:ins w:id="1145" w:author="T179966" w:date="2025-09-13T17:27:00Z" w16du:dateUtc="2025-09-13T09:27:00Z">
                    <w:rPr>
                      <w:rFonts w:ascii="Cambria Math" w:hAnsi="Cambria Math" w:cs="Helvetica"/>
                      <w:i/>
                      <w:color w:val="2C2C36"/>
                      <w:spacing w:val="1"/>
                      <w:sz w:val="19"/>
                      <w:szCs w:val="19"/>
                      <w:shd w:val="clear" w:color="auto" w:fill="FFFFFF"/>
                    </w:rPr>
                  </w:ins>
                </m:ctrlPr>
              </m:e>
            </m:d>
            <m:r>
              <w:ins w:id="1146" w:author="T179966" w:date="2025-09-13T17:27:00Z" w16du:dateUtc="2025-09-13T09:27:00Z">
                <w:rPr>
                  <w:rFonts w:ascii="Cambria Math" w:hAnsi="Helvetica" w:cs="Helvetica"/>
                  <w:color w:val="2C2C36"/>
                  <w:spacing w:val="1"/>
                  <w:sz w:val="19"/>
                  <w:szCs w:val="19"/>
                  <w:shd w:val="clear" w:color="auto" w:fill="FFFFFF"/>
                </w:rPr>
                <m:t>))</m:t>
              </w:ins>
            </m:r>
            <m:ctrlPr>
              <w:ins w:id="1147" w:author="T179966" w:date="2025-09-13T17:27:00Z" w16du:dateUtc="2025-09-13T09:27:00Z">
                <w:rPr>
                  <w:rFonts w:ascii="Cambria Math" w:hAnsi="Helvetica" w:cs="Helvetica"/>
                  <w:i/>
                  <w:color w:val="2C2C36"/>
                  <w:spacing w:val="1"/>
                  <w:sz w:val="19"/>
                  <w:szCs w:val="19"/>
                  <w:shd w:val="clear" w:color="auto" w:fill="FFFFFF"/>
                </w:rPr>
              </w:ins>
            </m:ctrlPr>
          </m:num>
          <m:den>
            <m:nary>
              <m:naryPr>
                <m:chr m:val="∑"/>
                <m:supHide m:val="1"/>
                <m:ctrlPr>
                  <w:ins w:id="1148" w:author="T179966" w:date="2025-09-13T17:27:00Z" w16du:dateUtc="2025-09-13T09:27:00Z">
                    <w:rPr>
                      <w:rFonts w:ascii="Cambria Math" w:hAnsi="Helvetica" w:cs="Helvetica"/>
                      <w:i/>
                      <w:color w:val="2C2C36"/>
                      <w:spacing w:val="1"/>
                      <w:sz w:val="19"/>
                      <w:szCs w:val="19"/>
                      <w:shd w:val="clear" w:color="auto" w:fill="FFFFFF"/>
                    </w:rPr>
                  </w:ins>
                </m:ctrlPr>
              </m:naryPr>
              <m:sub>
                <m:r>
                  <w:ins w:id="1149" w:author="T179966" w:date="2025-09-13T17:27:00Z" w16du:dateUtc="2025-09-13T09:27:00Z">
                    <w:rPr>
                      <w:rFonts w:ascii="Cambria Math" w:hAnsi="Helvetica" w:cs="Helvetica"/>
                      <w:color w:val="2C2C36"/>
                      <w:spacing w:val="1"/>
                      <w:sz w:val="19"/>
                      <w:szCs w:val="19"/>
                      <w:shd w:val="clear" w:color="auto" w:fill="FFFFFF"/>
                    </w:rPr>
                    <m:t>k</m:t>
                  </w:ins>
                </m:r>
                <m:r>
                  <w:ins w:id="1150" w:author="T179966" w:date="2025-09-13T17:27:00Z" w16du:dateUtc="2025-09-13T09:27:00Z">
                    <w:rPr>
                      <w:rFonts w:ascii="宋体" w:hAnsi="宋体" w:cs="宋体" w:hint="eastAsia"/>
                      <w:color w:val="2C2C36"/>
                      <w:spacing w:val="1"/>
                      <w:sz w:val="19"/>
                      <w:szCs w:val="19"/>
                      <w:shd w:val="clear" w:color="auto" w:fill="FFFFFF"/>
                    </w:rPr>
                    <m:t>∈</m:t>
                  </w:ins>
                </m:r>
                <m:sSub>
                  <m:sSubPr>
                    <m:ctrlPr>
                      <w:ins w:id="1151" w:author="T179966" w:date="2025-09-13T17:27:00Z" w16du:dateUtc="2025-09-13T09:27:00Z">
                        <w:rPr>
                          <w:rFonts w:ascii="Cambria Math" w:hAnsi="Helvetica" w:cs="Helvetica"/>
                          <w:i/>
                          <w:color w:val="2C2C36"/>
                          <w:spacing w:val="1"/>
                          <w:sz w:val="19"/>
                          <w:szCs w:val="19"/>
                          <w:shd w:val="clear" w:color="auto" w:fill="FFFFFF"/>
                        </w:rPr>
                      </w:ins>
                    </m:ctrlPr>
                  </m:sSubPr>
                  <m:e>
                    <m:r>
                      <w:ins w:id="1152" w:author="T179966" w:date="2025-09-13T17:27:00Z" w16du:dateUtc="2025-09-13T09:27:00Z">
                        <w:rPr>
                          <w:rFonts w:ascii="Cambria Math" w:hAnsi="Helvetica" w:cs="Helvetica"/>
                          <w:color w:val="2C2C36"/>
                          <w:spacing w:val="1"/>
                          <w:sz w:val="19"/>
                          <w:szCs w:val="19"/>
                          <w:shd w:val="clear" w:color="auto" w:fill="FFFFFF"/>
                        </w:rPr>
                        <m:t>N</m:t>
                      </w:ins>
                    </m:r>
                  </m:e>
                  <m:sub>
                    <m:r>
                      <w:ins w:id="1153" w:author="T179966" w:date="2025-09-13T17:27:00Z" w16du:dateUtc="2025-09-13T09:27:00Z">
                        <w:rPr>
                          <w:rFonts w:ascii="Cambria Math" w:hAnsi="Helvetica" w:cs="Helvetica"/>
                          <w:color w:val="2C2C36"/>
                          <w:spacing w:val="1"/>
                          <w:sz w:val="19"/>
                          <w:szCs w:val="19"/>
                          <w:shd w:val="clear" w:color="auto" w:fill="FFFFFF"/>
                        </w:rPr>
                        <m:t>d</m:t>
                      </w:ins>
                    </m:r>
                  </m:sub>
                </m:sSub>
                <m:r>
                  <w:ins w:id="1154" w:author="T179966" w:date="2025-09-13T17:27:00Z" w16du:dateUtc="2025-09-13T09:27:00Z">
                    <w:rPr>
                      <w:rFonts w:ascii="Cambria Math" w:hAnsi="Helvetica" w:cs="Helvetica"/>
                      <w:color w:val="2C2C36"/>
                      <w:spacing w:val="1"/>
                      <w:sz w:val="19"/>
                      <w:szCs w:val="19"/>
                      <w:shd w:val="clear" w:color="auto" w:fill="FFFFFF"/>
                    </w:rPr>
                    <m:t>(v)</m:t>
                  </w:ins>
                </m:r>
              </m:sub>
              <m:sup/>
              <m:e>
                <m:func>
                  <m:funcPr>
                    <m:ctrlPr>
                      <w:ins w:id="1155" w:author="T179966" w:date="2025-09-13T17:27:00Z" w16du:dateUtc="2025-09-13T09:27:00Z">
                        <w:rPr>
                          <w:rFonts w:ascii="Cambria Math" w:hAnsi="Helvetica" w:cs="Helvetica"/>
                          <w:i/>
                          <w:color w:val="2C2C36"/>
                          <w:spacing w:val="1"/>
                          <w:sz w:val="19"/>
                          <w:szCs w:val="19"/>
                          <w:shd w:val="clear" w:color="auto" w:fill="FFFFFF"/>
                        </w:rPr>
                      </w:ins>
                    </m:ctrlPr>
                  </m:funcPr>
                  <m:fName>
                    <m:r>
                      <w:ins w:id="1156" w:author="T179966" w:date="2025-09-13T17:27:00Z" w16du:dateUtc="2025-09-13T09:27:00Z">
                        <w:rPr>
                          <w:rFonts w:ascii="Cambria Math" w:hAnsi="Helvetica" w:cs="Helvetica"/>
                          <w:color w:val="2C2C36"/>
                          <w:spacing w:val="1"/>
                          <w:sz w:val="19"/>
                          <w:szCs w:val="19"/>
                          <w:shd w:val="clear" w:color="auto" w:fill="FFFFFF"/>
                        </w:rPr>
                        <m:t>exp</m:t>
                      </w:ins>
                    </m:r>
                  </m:fName>
                  <m:e>
                    <m:r>
                      <w:ins w:id="1157" w:author="T179966" w:date="2025-09-13T17:27:00Z" w16du:dateUtc="2025-09-13T09:27:00Z">
                        <w:rPr>
                          <w:rFonts w:ascii="Cambria Math" w:hAnsi="Helvetica" w:cs="Helvetica"/>
                          <w:color w:val="2C2C36"/>
                          <w:spacing w:val="1"/>
                          <w:sz w:val="19"/>
                          <w:szCs w:val="19"/>
                          <w:shd w:val="clear" w:color="auto" w:fill="FFFFFF"/>
                        </w:rPr>
                        <m:t>(</m:t>
                      </w:ins>
                    </m:r>
                  </m:e>
                </m:func>
                <m:r>
                  <w:ins w:id="1158" w:author="T179966" w:date="2025-09-13T17:27:00Z" w16du:dateUtc="2025-09-13T09:27:00Z">
                    <w:rPr>
                      <w:rFonts w:ascii="Cambria Math" w:hAnsi="Helvetica" w:cs="Helvetica"/>
                      <w:color w:val="2C2C36"/>
                      <w:spacing w:val="1"/>
                      <w:sz w:val="19"/>
                      <w:szCs w:val="19"/>
                      <w:shd w:val="clear" w:color="auto" w:fill="FFFFFF"/>
                    </w:rPr>
                    <m:t>Leaky</m:t>
                  </w:ins>
                </m:r>
                <m:func>
                  <m:funcPr>
                    <m:ctrlPr>
                      <w:ins w:id="1159" w:author="T179966" w:date="2025-09-13T17:27:00Z" w16du:dateUtc="2025-09-13T09:27:00Z">
                        <w:rPr>
                          <w:rFonts w:ascii="Cambria Math" w:hAnsi="Helvetica" w:cs="Helvetica"/>
                          <w:i/>
                          <w:color w:val="2C2C36"/>
                          <w:spacing w:val="1"/>
                          <w:sz w:val="19"/>
                          <w:szCs w:val="19"/>
                          <w:shd w:val="clear" w:color="auto" w:fill="FFFFFF"/>
                        </w:rPr>
                      </w:ins>
                    </m:ctrlPr>
                  </m:funcPr>
                  <m:fName>
                    <m:r>
                      <w:ins w:id="1160" w:author="T179966" w:date="2025-09-13T17:27:00Z" w16du:dateUtc="2025-09-13T09:27:00Z">
                        <w:rPr>
                          <w:rFonts w:ascii="Cambria Math" w:hAnsi="Helvetica" w:cs="Helvetica"/>
                          <w:color w:val="2C2C36"/>
                          <w:spacing w:val="1"/>
                          <w:sz w:val="19"/>
                          <w:szCs w:val="19"/>
                          <w:shd w:val="clear" w:color="auto" w:fill="FFFFFF"/>
                        </w:rPr>
                        <m:t>Re</m:t>
                      </w:ins>
                    </m:r>
                  </m:fName>
                  <m:e>
                    <m:r>
                      <w:ins w:id="1161" w:author="T179966" w:date="2025-09-13T17:27:00Z" w16du:dateUtc="2025-09-13T09:27:00Z">
                        <w:rPr>
                          <w:rFonts w:ascii="Cambria Math" w:hAnsi="Helvetica" w:cs="Helvetica"/>
                          <w:color w:val="2C2C36"/>
                          <w:spacing w:val="1"/>
                          <w:sz w:val="19"/>
                          <w:szCs w:val="19"/>
                          <w:shd w:val="clear" w:color="auto" w:fill="FFFFFF"/>
                        </w:rPr>
                        <m:t>L</m:t>
                      </w:ins>
                    </m:r>
                  </m:e>
                </m:func>
                <m:r>
                  <w:ins w:id="1162" w:author="T179966" w:date="2025-09-13T17:27:00Z" w16du:dateUtc="2025-09-13T09:27:00Z">
                    <w:rPr>
                      <w:rFonts w:ascii="Cambria Math" w:hAnsi="Helvetica" w:cs="Helvetica"/>
                      <w:color w:val="2C2C36"/>
                      <w:spacing w:val="1"/>
                      <w:sz w:val="19"/>
                      <w:szCs w:val="19"/>
                      <w:shd w:val="clear" w:color="auto" w:fill="FFFFFF"/>
                    </w:rPr>
                    <m:t>U(</m:t>
                  </w:ins>
                </m:r>
                <m:sSup>
                  <m:sSupPr>
                    <m:ctrlPr>
                      <w:ins w:id="1163" w:author="T179966" w:date="2025-09-13T17:27:00Z" w16du:dateUtc="2025-09-13T09:27:00Z">
                        <w:rPr>
                          <w:rFonts w:ascii="Cambria Math" w:hAnsi="Helvetica" w:cs="Helvetica"/>
                          <w:i/>
                          <w:color w:val="2C2C36"/>
                          <w:spacing w:val="1"/>
                          <w:sz w:val="19"/>
                          <w:szCs w:val="19"/>
                          <w:shd w:val="clear" w:color="auto" w:fill="FFFFFF"/>
                        </w:rPr>
                      </w:ins>
                    </m:ctrlPr>
                  </m:sSupPr>
                  <m:e>
                    <m:r>
                      <w:ins w:id="1164" w:author="T179966" w:date="2025-09-13T17:27:00Z" w16du:dateUtc="2025-09-13T09:27:00Z">
                        <w:rPr>
                          <w:rFonts w:ascii="Cambria Math" w:hAnsi="Helvetica" w:cs="Helvetica"/>
                          <w:color w:val="2C2C36"/>
                          <w:spacing w:val="1"/>
                          <w:sz w:val="19"/>
                          <w:szCs w:val="19"/>
                          <w:shd w:val="clear" w:color="auto" w:fill="FFFFFF"/>
                        </w:rPr>
                        <m:t>a</m:t>
                      </w:ins>
                    </m:r>
                  </m:e>
                  <m:sup>
                    <m:r>
                      <w:ins w:id="1165" w:author="T179966" w:date="2025-09-13T17:27:00Z" w16du:dateUtc="2025-09-13T09:27:00Z">
                        <w:rPr>
                          <w:rFonts w:ascii="Cambria Math" w:hAnsi="Helvetica" w:cs="Helvetica"/>
                          <w:color w:val="2C2C36"/>
                          <w:spacing w:val="1"/>
                          <w:sz w:val="19"/>
                          <w:szCs w:val="19"/>
                          <w:shd w:val="clear" w:color="auto" w:fill="FFFFFF"/>
                        </w:rPr>
                        <m:t>T</m:t>
                      </w:ins>
                    </m:r>
                  </m:sup>
                </m:sSup>
                <m:d>
                  <m:dPr>
                    <m:begChr m:val="["/>
                    <m:endChr m:val="]"/>
                    <m:ctrlPr>
                      <w:ins w:id="1166" w:author="T179966" w:date="2025-09-13T17:27:00Z" w16du:dateUtc="2025-09-13T09:27:00Z">
                        <w:rPr>
                          <w:rFonts w:ascii="Cambria Math" w:hAnsi="Helvetica" w:cs="Helvetica"/>
                          <w:i/>
                          <w:color w:val="2C2C36"/>
                          <w:spacing w:val="1"/>
                          <w:sz w:val="19"/>
                          <w:szCs w:val="19"/>
                          <w:shd w:val="clear" w:color="auto" w:fill="FFFFFF"/>
                        </w:rPr>
                      </w:ins>
                    </m:ctrlPr>
                  </m:dPr>
                  <m:e>
                    <m:r>
                      <w:ins w:id="1167" w:author="T179966" w:date="2025-09-13T17:27:00Z" w16du:dateUtc="2025-09-13T09:27:00Z">
                        <w:rPr>
                          <w:rFonts w:ascii="Cambria Math" w:hAnsi="Helvetica" w:cs="Helvetica"/>
                          <w:color w:val="2C2C36"/>
                          <w:spacing w:val="1"/>
                          <w:sz w:val="19"/>
                          <w:szCs w:val="19"/>
                          <w:shd w:val="clear" w:color="auto" w:fill="FFFFFF"/>
                        </w:rPr>
                        <m:t>W</m:t>
                      </w:ins>
                    </m:r>
                    <m:sSub>
                      <m:sSubPr>
                        <m:ctrlPr>
                          <w:ins w:id="1168" w:author="T179966" w:date="2025-09-13T17:27:00Z" w16du:dateUtc="2025-09-13T09:27:00Z">
                            <w:rPr>
                              <w:rFonts w:ascii="Cambria Math" w:hAnsi="Cambria Math" w:cs="Helvetica"/>
                              <w:i/>
                              <w:color w:val="2C2C36"/>
                              <w:spacing w:val="1"/>
                              <w:sz w:val="19"/>
                              <w:szCs w:val="19"/>
                              <w:shd w:val="clear" w:color="auto" w:fill="FFFFFF"/>
                            </w:rPr>
                          </w:ins>
                        </m:ctrlPr>
                      </m:sSubPr>
                      <m:e>
                        <m:r>
                          <w:ins w:id="1169" w:author="T179966" w:date="2025-09-13T17:27:00Z" w16du:dateUtc="2025-09-13T09:27:00Z">
                            <w:rPr>
                              <w:rFonts w:ascii="MS Gothic" w:eastAsia="MS Gothic" w:hAnsi="MS Gothic" w:cs="MS Gothic" w:hint="eastAsia"/>
                              <w:color w:val="2C2C36"/>
                              <w:spacing w:val="1"/>
                              <w:sz w:val="19"/>
                              <w:szCs w:val="19"/>
                              <w:shd w:val="clear" w:color="auto" w:fill="FFFFFF"/>
                            </w:rPr>
                            <m:t>h</m:t>
                          </w:ins>
                        </m:r>
                      </m:e>
                      <m:sub>
                        <m:r>
                          <w:ins w:id="1170" w:author="T179966" w:date="2025-09-13T17:27:00Z" w16du:dateUtc="2025-09-13T09:27:00Z">
                            <w:rPr>
                              <w:rFonts w:ascii="Cambria Math" w:hAnsi="Helvetica" w:cs="Helvetica"/>
                              <w:color w:val="2C2C36"/>
                              <w:spacing w:val="1"/>
                              <w:sz w:val="19"/>
                              <w:szCs w:val="19"/>
                              <w:shd w:val="clear" w:color="auto" w:fill="FFFFFF"/>
                            </w:rPr>
                            <m:t>v</m:t>
                          </w:ins>
                        </m:r>
                        <m:ctrlPr>
                          <w:ins w:id="1171" w:author="T179966" w:date="2025-09-13T17:27:00Z" w16du:dateUtc="2025-09-13T09:27:00Z">
                            <w:rPr>
                              <w:rFonts w:ascii="Cambria Math" w:hAnsi="Helvetica" w:cs="Helvetica"/>
                              <w:i/>
                              <w:color w:val="2C2C36"/>
                              <w:spacing w:val="1"/>
                              <w:sz w:val="19"/>
                              <w:szCs w:val="19"/>
                              <w:shd w:val="clear" w:color="auto" w:fill="FFFFFF"/>
                            </w:rPr>
                          </w:ins>
                        </m:ctrlPr>
                      </m:sub>
                    </m:sSub>
                    <m:d>
                      <m:dPr>
                        <m:begChr m:val="‖"/>
                        <m:endChr m:val=""/>
                        <m:ctrlPr>
                          <w:ins w:id="1172" w:author="T179966" w:date="2025-09-13T17:27:00Z" w16du:dateUtc="2025-09-13T09:27:00Z">
                            <w:rPr>
                              <w:rFonts w:ascii="Cambria Math" w:hAnsi="Helvetica" w:cs="Helvetica"/>
                              <w:i/>
                              <w:color w:val="2C2C36"/>
                              <w:spacing w:val="1"/>
                              <w:sz w:val="19"/>
                              <w:szCs w:val="19"/>
                              <w:shd w:val="clear" w:color="auto" w:fill="FFFFFF"/>
                            </w:rPr>
                          </w:ins>
                        </m:ctrlPr>
                      </m:dPr>
                      <m:e>
                        <m:r>
                          <w:ins w:id="1173" w:author="T179966" w:date="2025-09-13T17:27:00Z" w16du:dateUtc="2025-09-13T09:27:00Z">
                            <w:rPr>
                              <w:rFonts w:ascii="Cambria Math" w:hAnsi="Helvetica" w:cs="Helvetica"/>
                              <w:color w:val="2C2C36"/>
                              <w:spacing w:val="1"/>
                              <w:sz w:val="19"/>
                              <w:szCs w:val="19"/>
                              <w:shd w:val="clear" w:color="auto" w:fill="FFFFFF"/>
                            </w:rPr>
                            <m:t>W</m:t>
                          </w:ins>
                        </m:r>
                        <m:sSub>
                          <m:sSubPr>
                            <m:ctrlPr>
                              <w:ins w:id="1174" w:author="T179966" w:date="2025-09-13T17:27:00Z" w16du:dateUtc="2025-09-13T09:27:00Z">
                                <w:rPr>
                                  <w:rFonts w:ascii="Cambria Math" w:hAnsi="Cambria Math" w:cs="Helvetica"/>
                                  <w:i/>
                                  <w:color w:val="2C2C36"/>
                                  <w:spacing w:val="1"/>
                                  <w:sz w:val="19"/>
                                  <w:szCs w:val="19"/>
                                  <w:shd w:val="clear" w:color="auto" w:fill="FFFFFF"/>
                                </w:rPr>
                              </w:ins>
                            </m:ctrlPr>
                          </m:sSubPr>
                          <m:e>
                            <m:r>
                              <w:ins w:id="1175" w:author="T179966" w:date="2025-09-13T17:27:00Z" w16du:dateUtc="2025-09-13T09:27:00Z">
                                <w:rPr>
                                  <w:rFonts w:ascii="MS Gothic" w:eastAsia="MS Gothic" w:hAnsi="MS Gothic" w:cs="MS Gothic" w:hint="eastAsia"/>
                                  <w:color w:val="2C2C36"/>
                                  <w:spacing w:val="1"/>
                                  <w:sz w:val="19"/>
                                  <w:szCs w:val="19"/>
                                  <w:shd w:val="clear" w:color="auto" w:fill="FFFFFF"/>
                                </w:rPr>
                                <m:t>h</m:t>
                              </w:ins>
                            </m:r>
                          </m:e>
                          <m:sub>
                            <m:r>
                              <w:ins w:id="1176" w:author="T179966" w:date="2025-09-13T17:27:00Z" w16du:dateUtc="2025-09-13T09:27:00Z">
                                <w:rPr>
                                  <w:rFonts w:ascii="Cambria Math" w:hAnsi="Helvetica" w:cs="Helvetica"/>
                                  <w:color w:val="2C2C36"/>
                                  <w:spacing w:val="1"/>
                                  <w:sz w:val="19"/>
                                  <w:szCs w:val="19"/>
                                  <w:shd w:val="clear" w:color="auto" w:fill="FFFFFF"/>
                                </w:rPr>
                                <m:t>u</m:t>
                              </w:ins>
                            </m:r>
                            <m:ctrlPr>
                              <w:ins w:id="1177" w:author="T179966" w:date="2025-09-13T17:27:00Z" w16du:dateUtc="2025-09-13T09:27:00Z">
                                <w:rPr>
                                  <w:rFonts w:ascii="Cambria Math" w:hAnsi="Helvetica" w:cs="Helvetica"/>
                                  <w:i/>
                                  <w:color w:val="2C2C36"/>
                                  <w:spacing w:val="1"/>
                                  <w:sz w:val="19"/>
                                  <w:szCs w:val="19"/>
                                  <w:shd w:val="clear" w:color="auto" w:fill="FFFFFF"/>
                                </w:rPr>
                              </w:ins>
                            </m:ctrlPr>
                          </m:sub>
                        </m:sSub>
                        <m:ctrlPr>
                          <w:ins w:id="1178" w:author="T179966" w:date="2025-09-13T17:27:00Z" w16du:dateUtc="2025-09-13T09:27:00Z">
                            <w:rPr>
                              <w:rFonts w:ascii="Cambria Math" w:hAnsi="Cambria Math" w:cs="Helvetica"/>
                              <w:i/>
                              <w:color w:val="2C2C36"/>
                              <w:spacing w:val="1"/>
                              <w:sz w:val="19"/>
                              <w:szCs w:val="19"/>
                              <w:shd w:val="clear" w:color="auto" w:fill="FFFFFF"/>
                            </w:rPr>
                          </w:ins>
                        </m:ctrlPr>
                      </m:e>
                    </m:d>
                    <m:ctrlPr>
                      <w:ins w:id="1179" w:author="T179966" w:date="2025-09-13T17:27:00Z" w16du:dateUtc="2025-09-13T09:27:00Z">
                        <w:rPr>
                          <w:rFonts w:ascii="Cambria Math" w:hAnsi="Cambria Math" w:cs="Helvetica"/>
                          <w:i/>
                          <w:color w:val="2C2C36"/>
                          <w:spacing w:val="1"/>
                          <w:sz w:val="19"/>
                          <w:szCs w:val="19"/>
                          <w:shd w:val="clear" w:color="auto" w:fill="FFFFFF"/>
                        </w:rPr>
                      </w:ins>
                    </m:ctrlPr>
                  </m:e>
                </m:d>
                <m:r>
                  <w:ins w:id="1180" w:author="T179966" w:date="2025-09-13T17:27:00Z" w16du:dateUtc="2025-09-13T09:27:00Z">
                    <w:rPr>
                      <w:rFonts w:ascii="Cambria Math" w:hAnsi="Helvetica" w:cs="Helvetica"/>
                      <w:color w:val="2C2C36"/>
                      <w:spacing w:val="1"/>
                      <w:sz w:val="19"/>
                      <w:szCs w:val="19"/>
                      <w:shd w:val="clear" w:color="auto" w:fill="FFFFFF"/>
                    </w:rPr>
                    <m:t>))</m:t>
                  </w:ins>
                </m:r>
              </m:e>
            </m:nary>
            <m:ctrlPr>
              <w:ins w:id="1181" w:author="T179966" w:date="2025-09-13T17:27:00Z" w16du:dateUtc="2025-09-13T09:27:00Z">
                <w:rPr>
                  <w:rFonts w:ascii="Cambria Math" w:hAnsi="Cambria Math" w:cs="Helvetica"/>
                  <w:i/>
                  <w:color w:val="2C2C36"/>
                  <w:spacing w:val="1"/>
                  <w:sz w:val="19"/>
                  <w:szCs w:val="19"/>
                  <w:shd w:val="clear" w:color="auto" w:fill="FFFFFF"/>
                </w:rPr>
              </w:ins>
            </m:ctrlPr>
          </m:den>
        </m:f>
      </m:oMath>
      <w:del w:id="1182" w:author="T179966" w:date="2025-09-13T17:27:00Z" w16du:dateUtc="2025-09-13T09:27:00Z">
        <w:r w:rsidR="000519FC" w:rsidDel="000519FC">
          <w:rPr>
            <w:rFonts w:ascii="Helvetica" w:hAnsi="Helvetica" w:cs="Helvetica" w:hint="eastAsia"/>
            <w:color w:val="2C2C36"/>
            <w:spacing w:val="1"/>
            <w:position w:val="-50"/>
            <w:sz w:val="19"/>
            <w:szCs w:val="19"/>
            <w:shd w:val="clear" w:color="auto" w:fill="FFFFFF"/>
          </w:rPr>
          <w:object w:dxaOrig="4240" w:dyaOrig="940" w14:anchorId="6577604F">
            <v:shape id="_x0000_i1097" type="#_x0000_t75" style="width:212.2pt;height:47.25pt" o:ole="">
              <v:imagedata r:id="rId148" o:title=""/>
            </v:shape>
            <o:OLEObject Type="Embed" ProgID="Equation.3" ShapeID="_x0000_i1097" DrawAspect="Content" ObjectID="_1837502535" r:id="rId149"/>
          </w:object>
        </w:r>
      </w:del>
    </w:p>
    <w:p w14:paraId="1DE5957A" w14:textId="77777777" w:rsidR="00DA4276" w:rsidRDefault="00000000">
      <w:pPr>
        <w:spacing w:beforeLines="50" w:before="156" w:line="300" w:lineRule="auto"/>
        <w:ind w:firstLine="420"/>
        <w:jc w:val="left"/>
        <w:rPr>
          <w:rFonts w:ascii="楷体" w:eastAsia="楷体" w:hAnsi="楷体" w:hint="eastAsia"/>
          <w:szCs w:val="21"/>
        </w:rPr>
      </w:pPr>
      <w:r>
        <w:rPr>
          <w:rFonts w:ascii="楷体" w:eastAsia="楷体" w:hAnsi="楷体" w:hint="eastAsia"/>
          <w:szCs w:val="21"/>
        </w:rPr>
        <w:t>其中W是一个线性变换矩阵，a是注意力参数向量，||是拼接操作。接着根据注意力系数对邻居表示进行加权求和：</w:t>
      </w:r>
    </w:p>
    <w:p w14:paraId="431C436E" w14:textId="11428721" w:rsidR="00DA4276" w:rsidRDefault="00000000" w:rsidP="000519FC">
      <w:pPr>
        <w:spacing w:beforeLines="50" w:before="156" w:line="300" w:lineRule="auto"/>
        <w:ind w:firstLine="420"/>
        <w:jc w:val="center"/>
        <w:rPr>
          <w:rFonts w:ascii="Helvetica" w:hAnsi="Helvetica" w:cs="Helvetica"/>
          <w:color w:val="2C2C36"/>
          <w:spacing w:val="1"/>
          <w:sz w:val="19"/>
          <w:szCs w:val="19"/>
          <w:shd w:val="clear" w:color="auto" w:fill="FFFFFF"/>
        </w:rPr>
      </w:pPr>
      <m:oMath>
        <m:sSub>
          <m:sSubPr>
            <m:ctrlPr>
              <w:ins w:id="1183" w:author="T179966" w:date="2025-09-13T17:27:00Z" w16du:dateUtc="2025-09-13T09:27:00Z">
                <w:rPr>
                  <w:rFonts w:ascii="Cambria Math" w:eastAsia="MS Gothic" w:hAnsi="Cambria Math" w:cs="MS Gothic" w:hint="eastAsia"/>
                  <w:i/>
                  <w:color w:val="2C2C36"/>
                  <w:spacing w:val="1"/>
                  <w:sz w:val="19"/>
                  <w:szCs w:val="19"/>
                  <w:shd w:val="clear" w:color="auto" w:fill="FFFFFF"/>
                </w:rPr>
              </w:ins>
            </m:ctrlPr>
          </m:sSubPr>
          <m:e>
            <m:r>
              <w:ins w:id="1184" w:author="T179966" w:date="2025-09-13T17:27:00Z" w16du:dateUtc="2025-09-13T09:27:00Z">
                <w:rPr>
                  <w:rFonts w:ascii="Cambria Math" w:eastAsia="MS Gothic" w:hAnsi="Cambria Math" w:cs="MS Gothic" w:hint="eastAsia"/>
                  <w:color w:val="2C2C36"/>
                  <w:spacing w:val="1"/>
                  <w:sz w:val="19"/>
                  <w:szCs w:val="19"/>
                  <w:shd w:val="clear" w:color="auto" w:fill="FFFFFF"/>
                </w:rPr>
                <m:t>h</m:t>
              </w:ins>
            </m:r>
          </m:e>
          <m:sub>
            <m:r>
              <w:ins w:id="1185" w:author="T179966" w:date="2025-09-13T17:27:00Z" w16du:dateUtc="2025-09-13T09:27:00Z">
                <w:rPr>
                  <w:rFonts w:ascii="Cambria Math" w:hAnsi="Helvetica" w:cs="Helvetica"/>
                  <w:color w:val="2C2C36"/>
                  <w:spacing w:val="1"/>
                  <w:sz w:val="19"/>
                  <w:szCs w:val="19"/>
                  <w:shd w:val="clear" w:color="auto" w:fill="FFFFFF"/>
                </w:rPr>
                <m:t>neig</m:t>
              </w:ins>
            </m:r>
            <m:r>
              <w:ins w:id="1186" w:author="T179966" w:date="2025-09-13T17:27:00Z" w16du:dateUtc="2025-09-13T09:27:00Z">
                <w:rPr>
                  <w:rFonts w:ascii="MS Gothic" w:eastAsia="MS Gothic" w:hAnsi="MS Gothic" w:cs="MS Gothic" w:hint="eastAsia"/>
                  <w:color w:val="2C2C36"/>
                  <w:spacing w:val="1"/>
                  <w:sz w:val="19"/>
                  <w:szCs w:val="19"/>
                  <w:shd w:val="clear" w:color="auto" w:fill="FFFFFF"/>
                </w:rPr>
                <m:t>h</m:t>
              </w:ins>
            </m:r>
            <m:r>
              <w:ins w:id="1187" w:author="T179966" w:date="2025-09-13T17:27:00Z" w16du:dateUtc="2025-09-13T09:27:00Z">
                <w:rPr>
                  <w:rFonts w:ascii="Cambria Math" w:hAnsi="Helvetica" w:cs="Helvetica"/>
                  <w:color w:val="2C2C36"/>
                  <w:spacing w:val="1"/>
                  <w:sz w:val="19"/>
                  <w:szCs w:val="19"/>
                  <w:shd w:val="clear" w:color="auto" w:fill="FFFFFF"/>
                </w:rPr>
                <m:t>bor</m:t>
              </w:ins>
            </m:r>
            <m:ctrlPr>
              <w:ins w:id="1188" w:author="T179966" w:date="2025-09-13T17:27:00Z" w16du:dateUtc="2025-09-13T09:27:00Z">
                <w:rPr>
                  <w:rFonts w:ascii="Cambria Math" w:hAnsi="Helvetica" w:cs="Helvetica"/>
                  <w:i/>
                  <w:color w:val="2C2C36"/>
                  <w:spacing w:val="1"/>
                  <w:sz w:val="19"/>
                  <w:szCs w:val="19"/>
                  <w:shd w:val="clear" w:color="auto" w:fill="FFFFFF"/>
                </w:rPr>
              </w:ins>
            </m:ctrlPr>
          </m:sub>
        </m:sSub>
        <m:r>
          <w:ins w:id="1189" w:author="T179966" w:date="2025-09-13T17:27:00Z" w16du:dateUtc="2025-09-13T09:27:00Z">
            <w:rPr>
              <w:rFonts w:ascii="Cambria Math" w:hAnsi="Helvetica" w:cs="Helvetica"/>
              <w:color w:val="2C2C36"/>
              <w:spacing w:val="1"/>
              <w:sz w:val="19"/>
              <w:szCs w:val="19"/>
              <w:shd w:val="clear" w:color="auto" w:fill="FFFFFF"/>
            </w:rPr>
            <m:t>=</m:t>
          </w:ins>
        </m:r>
        <m:nary>
          <m:naryPr>
            <m:chr m:val="∑"/>
            <m:supHide m:val="1"/>
            <m:ctrlPr>
              <w:ins w:id="1190" w:author="T179966" w:date="2025-09-13T17:27:00Z" w16du:dateUtc="2025-09-13T09:27:00Z">
                <w:rPr>
                  <w:rFonts w:ascii="Cambria Math" w:hAnsi="Helvetica" w:cs="Helvetica"/>
                  <w:i/>
                  <w:color w:val="2C2C36"/>
                  <w:spacing w:val="1"/>
                  <w:sz w:val="19"/>
                  <w:szCs w:val="19"/>
                  <w:shd w:val="clear" w:color="auto" w:fill="FFFFFF"/>
                </w:rPr>
              </w:ins>
            </m:ctrlPr>
          </m:naryPr>
          <m:sub>
            <m:r>
              <w:ins w:id="1191" w:author="T179966" w:date="2025-09-13T17:27:00Z" w16du:dateUtc="2025-09-13T09:27:00Z">
                <w:rPr>
                  <w:rFonts w:ascii="Cambria Math" w:hAnsi="Helvetica" w:cs="Helvetica"/>
                  <w:color w:val="2C2C36"/>
                  <w:spacing w:val="1"/>
                  <w:sz w:val="19"/>
                  <w:szCs w:val="19"/>
                  <w:shd w:val="clear" w:color="auto" w:fill="FFFFFF"/>
                </w:rPr>
                <m:t>u</m:t>
              </w:ins>
            </m:r>
            <m:r>
              <w:ins w:id="1192" w:author="T179966" w:date="2025-09-13T17:27:00Z" w16du:dateUtc="2025-09-13T09:27:00Z">
                <w:rPr>
                  <w:rFonts w:ascii="宋体" w:hAnsi="宋体" w:cs="宋体" w:hint="eastAsia"/>
                  <w:color w:val="2C2C36"/>
                  <w:spacing w:val="1"/>
                  <w:sz w:val="19"/>
                  <w:szCs w:val="19"/>
                  <w:shd w:val="clear" w:color="auto" w:fill="FFFFFF"/>
                </w:rPr>
                <m:t>∈</m:t>
              </w:ins>
            </m:r>
            <m:sSub>
              <m:sSubPr>
                <m:ctrlPr>
                  <w:ins w:id="1193" w:author="T179966" w:date="2025-09-13T17:27:00Z" w16du:dateUtc="2025-09-13T09:27:00Z">
                    <w:rPr>
                      <w:rFonts w:ascii="Cambria Math" w:hAnsi="Helvetica" w:cs="Helvetica"/>
                      <w:i/>
                      <w:color w:val="2C2C36"/>
                      <w:spacing w:val="1"/>
                      <w:sz w:val="19"/>
                      <w:szCs w:val="19"/>
                      <w:shd w:val="clear" w:color="auto" w:fill="FFFFFF"/>
                    </w:rPr>
                  </w:ins>
                </m:ctrlPr>
              </m:sSubPr>
              <m:e>
                <m:r>
                  <w:ins w:id="1194" w:author="T179966" w:date="2025-09-13T17:27:00Z" w16du:dateUtc="2025-09-13T09:27:00Z">
                    <w:rPr>
                      <w:rFonts w:ascii="Cambria Math" w:hAnsi="Helvetica" w:cs="Helvetica"/>
                      <w:color w:val="2C2C36"/>
                      <w:spacing w:val="1"/>
                      <w:sz w:val="19"/>
                      <w:szCs w:val="19"/>
                      <w:shd w:val="clear" w:color="auto" w:fill="FFFFFF"/>
                    </w:rPr>
                    <m:t>N</m:t>
                  </w:ins>
                </m:r>
              </m:e>
              <m:sub>
                <m:r>
                  <w:ins w:id="1195" w:author="T179966" w:date="2025-09-13T17:27:00Z" w16du:dateUtc="2025-09-13T09:27:00Z">
                    <w:rPr>
                      <w:rFonts w:ascii="Cambria Math" w:hAnsi="Helvetica" w:cs="Helvetica"/>
                      <w:color w:val="2C2C36"/>
                      <w:spacing w:val="1"/>
                      <w:sz w:val="19"/>
                      <w:szCs w:val="19"/>
                      <w:shd w:val="clear" w:color="auto" w:fill="FFFFFF"/>
                    </w:rPr>
                    <m:t>d</m:t>
                  </w:ins>
                </m:r>
              </m:sub>
            </m:sSub>
            <m:r>
              <w:ins w:id="1196" w:author="T179966" w:date="2025-09-13T17:27:00Z" w16du:dateUtc="2025-09-13T09:27:00Z">
                <w:rPr>
                  <w:rFonts w:ascii="Cambria Math" w:hAnsi="Helvetica" w:cs="Helvetica"/>
                  <w:color w:val="2C2C36"/>
                  <w:spacing w:val="1"/>
                  <w:sz w:val="19"/>
                  <w:szCs w:val="19"/>
                  <w:shd w:val="clear" w:color="auto" w:fill="FFFFFF"/>
                </w:rPr>
                <m:t>(v)</m:t>
              </w:ins>
            </m:r>
          </m:sub>
          <m:sup/>
          <m:e>
            <m:sSub>
              <m:sSubPr>
                <m:ctrlPr>
                  <w:ins w:id="1197" w:author="T179966" w:date="2025-09-13T17:27:00Z" w16du:dateUtc="2025-09-13T09:27:00Z">
                    <w:rPr>
                      <w:rFonts w:ascii="Cambria Math" w:hAnsi="Helvetica" w:cs="Helvetica"/>
                      <w:i/>
                      <w:color w:val="2C2C36"/>
                      <w:spacing w:val="1"/>
                      <w:sz w:val="19"/>
                      <w:szCs w:val="19"/>
                      <w:shd w:val="clear" w:color="auto" w:fill="FFFFFF"/>
                    </w:rPr>
                  </w:ins>
                </m:ctrlPr>
              </m:sSubPr>
              <m:e>
                <m:r>
                  <w:ins w:id="1198" w:author="T179966" w:date="2025-09-13T17:27:00Z" w16du:dateUtc="2025-09-13T09:27:00Z">
                    <w:rPr>
                      <w:rFonts w:ascii="Cambria Math" w:hAnsi="Helvetica" w:cs="Helvetica"/>
                      <w:color w:val="2C2C36"/>
                      <w:spacing w:val="1"/>
                      <w:sz w:val="19"/>
                      <w:szCs w:val="19"/>
                      <w:shd w:val="clear" w:color="auto" w:fill="FFFFFF"/>
                    </w:rPr>
                    <m:t>α</m:t>
                  </w:ins>
                </m:r>
              </m:e>
              <m:sub>
                <m:r>
                  <w:ins w:id="1199" w:author="T179966" w:date="2025-09-13T17:27:00Z" w16du:dateUtc="2025-09-13T09:27:00Z">
                    <w:rPr>
                      <w:rFonts w:ascii="Cambria Math" w:hAnsi="Helvetica" w:cs="Helvetica"/>
                      <w:color w:val="2C2C36"/>
                      <w:spacing w:val="1"/>
                      <w:sz w:val="19"/>
                      <w:szCs w:val="19"/>
                      <w:shd w:val="clear" w:color="auto" w:fill="FFFFFF"/>
                    </w:rPr>
                    <m:t>vu</m:t>
                  </w:ins>
                </m:r>
              </m:sub>
            </m:sSub>
            <m:r>
              <w:ins w:id="1200" w:author="T179966" w:date="2025-09-13T17:27:00Z" w16du:dateUtc="2025-09-13T09:27:00Z">
                <w:rPr>
                  <w:rFonts w:ascii="MS Gothic" w:eastAsia="MS Gothic" w:hAnsi="MS Gothic" w:cs="MS Gothic" w:hint="eastAsia"/>
                  <w:color w:val="2C2C36"/>
                  <w:spacing w:val="1"/>
                  <w:sz w:val="19"/>
                  <w:szCs w:val="19"/>
                  <w:shd w:val="clear" w:color="auto" w:fill="FFFFFF"/>
                </w:rPr>
                <m:t>⋅</m:t>
              </w:ins>
            </m:r>
            <m:sSubSup>
              <m:sSubSupPr>
                <m:ctrlPr>
                  <w:ins w:id="1201" w:author="T179966" w:date="2025-09-13T17:27:00Z" w16du:dateUtc="2025-09-13T09:27:00Z">
                    <w:rPr>
                      <w:rFonts w:ascii="Cambria Math" w:hAnsi="Cambria Math" w:cs="Helvetica"/>
                      <w:i/>
                      <w:color w:val="2C2C36"/>
                      <w:spacing w:val="1"/>
                      <w:sz w:val="19"/>
                      <w:szCs w:val="19"/>
                      <w:shd w:val="clear" w:color="auto" w:fill="FFFFFF"/>
                    </w:rPr>
                  </w:ins>
                </m:ctrlPr>
              </m:sSubSupPr>
              <m:e>
                <m:r>
                  <w:ins w:id="1202" w:author="T179966" w:date="2025-09-13T17:27:00Z" w16du:dateUtc="2025-09-13T09:27:00Z">
                    <w:rPr>
                      <w:rFonts w:ascii="MS Gothic" w:eastAsia="MS Gothic" w:hAnsi="MS Gothic" w:cs="MS Gothic" w:hint="eastAsia"/>
                      <w:color w:val="2C2C36"/>
                      <w:spacing w:val="1"/>
                      <w:sz w:val="19"/>
                      <w:szCs w:val="19"/>
                      <w:shd w:val="clear" w:color="auto" w:fill="FFFFFF"/>
                    </w:rPr>
                    <m:t>h</m:t>
                  </w:ins>
                </m:r>
              </m:e>
              <m:sub>
                <m:r>
                  <w:ins w:id="1203" w:author="T179966" w:date="2025-09-13T17:27:00Z" w16du:dateUtc="2025-09-13T09:27:00Z">
                    <w:rPr>
                      <w:rFonts w:ascii="Cambria Math" w:hAnsi="Helvetica" w:cs="Helvetica"/>
                      <w:color w:val="2C2C36"/>
                      <w:spacing w:val="1"/>
                      <w:sz w:val="19"/>
                      <w:szCs w:val="19"/>
                      <w:shd w:val="clear" w:color="auto" w:fill="FFFFFF"/>
                    </w:rPr>
                    <m:t>u</m:t>
                  </w:ins>
                </m:r>
                <m:ctrlPr>
                  <w:ins w:id="1204" w:author="T179966" w:date="2025-09-13T17:27:00Z" w16du:dateUtc="2025-09-13T09:27:00Z">
                    <w:rPr>
                      <w:rFonts w:ascii="Cambria Math" w:hAnsi="Helvetica" w:cs="Helvetica"/>
                      <w:i/>
                      <w:color w:val="2C2C36"/>
                      <w:spacing w:val="1"/>
                      <w:sz w:val="19"/>
                      <w:szCs w:val="19"/>
                      <w:shd w:val="clear" w:color="auto" w:fill="FFFFFF"/>
                    </w:rPr>
                  </w:ins>
                </m:ctrlPr>
              </m:sub>
              <m:sup>
                <m:r>
                  <w:ins w:id="1205" w:author="T179966" w:date="2025-09-13T17:27:00Z" w16du:dateUtc="2025-09-13T09:27:00Z">
                    <w:rPr>
                      <w:rFonts w:ascii="Cambria Math" w:hAnsi="Helvetica" w:cs="Helvetica"/>
                      <w:color w:val="2C2C36"/>
                      <w:spacing w:val="1"/>
                      <w:sz w:val="19"/>
                      <w:szCs w:val="19"/>
                      <w:shd w:val="clear" w:color="auto" w:fill="FFFFFF"/>
                    </w:rPr>
                    <m:t>l</m:t>
                  </w:ins>
                </m:r>
                <m:r>
                  <w:ins w:id="1206" w:author="T179966" w:date="2025-09-13T17:27:00Z" w16du:dateUtc="2025-09-13T09:27:00Z">
                    <w:rPr>
                      <w:rFonts w:ascii="Cambria Math" w:hAnsi="Helvetica" w:cs="Helvetica"/>
                      <w:color w:val="2C2C36"/>
                      <w:spacing w:val="1"/>
                      <w:sz w:val="19"/>
                      <w:szCs w:val="19"/>
                      <w:shd w:val="clear" w:color="auto" w:fill="FFFFFF"/>
                    </w:rPr>
                    <m:t>-</m:t>
                  </w:ins>
                </m:r>
                <m:r>
                  <w:ins w:id="1207" w:author="T179966" w:date="2025-09-13T17:27:00Z" w16du:dateUtc="2025-09-13T09:27:00Z">
                    <w:rPr>
                      <w:rFonts w:ascii="Cambria Math" w:hAnsi="Helvetica" w:cs="Helvetica"/>
                      <w:color w:val="2C2C36"/>
                      <w:spacing w:val="1"/>
                      <w:sz w:val="19"/>
                      <w:szCs w:val="19"/>
                      <w:shd w:val="clear" w:color="auto" w:fill="FFFFFF"/>
                    </w:rPr>
                    <m:t>1</m:t>
                  </w:ins>
                </m:r>
                <m:ctrlPr>
                  <w:ins w:id="1208" w:author="T179966" w:date="2025-09-13T17:27:00Z" w16du:dateUtc="2025-09-13T09:27:00Z">
                    <w:rPr>
                      <w:rFonts w:ascii="Cambria Math" w:hAnsi="Helvetica" w:cs="Helvetica"/>
                      <w:i/>
                      <w:color w:val="2C2C36"/>
                      <w:spacing w:val="1"/>
                      <w:sz w:val="19"/>
                      <w:szCs w:val="19"/>
                      <w:shd w:val="clear" w:color="auto" w:fill="FFFFFF"/>
                    </w:rPr>
                  </w:ins>
                </m:ctrlPr>
              </m:sup>
            </m:sSubSup>
            <m:ctrlPr>
              <w:ins w:id="1209" w:author="T179966" w:date="2025-09-13T17:27:00Z" w16du:dateUtc="2025-09-13T09:27:00Z">
                <w:rPr>
                  <w:rFonts w:ascii="Cambria Math" w:hAnsi="Cambria Math" w:cs="Helvetica"/>
                  <w:i/>
                  <w:color w:val="2C2C36"/>
                  <w:spacing w:val="1"/>
                  <w:sz w:val="19"/>
                  <w:szCs w:val="19"/>
                  <w:shd w:val="clear" w:color="auto" w:fill="FFFFFF"/>
                </w:rPr>
              </w:ins>
            </m:ctrlPr>
          </m:e>
        </m:nary>
      </m:oMath>
      <w:del w:id="1210" w:author="T179966" w:date="2025-09-13T17:27:00Z" w16du:dateUtc="2025-09-13T09:27:00Z">
        <w:r w:rsidR="000519FC" w:rsidDel="000519FC">
          <w:rPr>
            <w:rFonts w:ascii="Helvetica" w:hAnsi="Helvetica" w:cs="Helvetica"/>
            <w:color w:val="2C2C36"/>
            <w:spacing w:val="1"/>
            <w:position w:val="-26"/>
            <w:sz w:val="19"/>
            <w:szCs w:val="19"/>
            <w:shd w:val="clear" w:color="auto" w:fill="FFFFFF"/>
          </w:rPr>
          <w:object w:dxaOrig="2162" w:dyaOrig="520" w14:anchorId="610C7B73">
            <v:shape id="_x0000_i1098" type="#_x0000_t75" style="width:108pt;height:26.25pt" o:ole="">
              <v:imagedata r:id="rId150" o:title=""/>
            </v:shape>
            <o:OLEObject Type="Embed" ProgID="Equation.3" ShapeID="_x0000_i1098" DrawAspect="Content" ObjectID="_1837502536" r:id="rId151"/>
          </w:object>
        </w:r>
      </w:del>
    </w:p>
    <w:p w14:paraId="6613D6AF" w14:textId="211ECB92" w:rsidR="00DA4276" w:rsidRDefault="00000000" w:rsidP="000519FC">
      <w:pPr>
        <w:spacing w:beforeLines="50" w:before="156" w:line="300" w:lineRule="auto"/>
        <w:ind w:firstLine="420"/>
        <w:jc w:val="left"/>
        <w:rPr>
          <w:rFonts w:ascii="楷体" w:eastAsia="楷体" w:hAnsi="楷体" w:hint="eastAsia"/>
          <w:szCs w:val="21"/>
        </w:rPr>
      </w:pPr>
      <w:r>
        <w:rPr>
          <w:rFonts w:ascii="楷体" w:eastAsia="楷体" w:hAnsi="楷体" w:hint="eastAsia"/>
          <w:szCs w:val="21"/>
        </w:rPr>
        <w:t>拼接节点自身和邻居表示，将节点自身表示</w:t>
      </w:r>
      <m:oMath>
        <m:sSubSup>
          <m:sSubSupPr>
            <m:ctrlPr>
              <w:ins w:id="1211" w:author="T179966" w:date="2025-09-13T17:27:00Z" w16du:dateUtc="2025-09-13T09:27:00Z">
                <w:rPr>
                  <w:rFonts w:ascii="Cambria Math" w:eastAsia="楷体" w:hAnsi="Cambria Math"/>
                  <w:i/>
                  <w:szCs w:val="21"/>
                </w:rPr>
              </w:ins>
            </m:ctrlPr>
          </m:sSubSupPr>
          <m:e>
            <m:r>
              <w:ins w:id="1212" w:author="T179966" w:date="2025-09-13T17:27:00Z" w16du:dateUtc="2025-09-13T09:27:00Z">
                <w:rPr>
                  <w:rFonts w:ascii="Cambria Math" w:eastAsia="楷体" w:hAnsi="Cambria Math"/>
                  <w:szCs w:val="21"/>
                </w:rPr>
                <m:t>h</m:t>
              </w:ins>
            </m:r>
          </m:e>
          <m:sub>
            <m:r>
              <w:ins w:id="1213" w:author="T179966" w:date="2025-09-13T17:27:00Z" w16du:dateUtc="2025-09-13T09:27:00Z">
                <w:rPr>
                  <w:rFonts w:ascii="Cambria Math" w:eastAsia="楷体" w:hAnsi="Cambria Math"/>
                  <w:szCs w:val="21"/>
                </w:rPr>
                <m:t>v</m:t>
              </w:ins>
            </m:r>
          </m:sub>
          <m:sup>
            <m:r>
              <w:ins w:id="1214" w:author="T179966" w:date="2025-09-13T17:27:00Z" w16du:dateUtc="2025-09-13T09:27:00Z">
                <w:rPr>
                  <w:rFonts w:ascii="Cambria Math" w:eastAsia="楷体" w:hAnsi="Cambria Math"/>
                  <w:szCs w:val="21"/>
                </w:rPr>
                <m:t>l-1</m:t>
              </w:ins>
            </m:r>
          </m:sup>
        </m:sSubSup>
      </m:oMath>
      <w:del w:id="1215" w:author="T179966" w:date="2025-09-13T17:27:00Z" w16du:dateUtc="2025-09-13T09:27:00Z">
        <w:r w:rsidDel="000519FC">
          <w:rPr>
            <w:rFonts w:ascii="楷体" w:eastAsia="楷体" w:hAnsi="楷体" w:hint="eastAsia"/>
            <w:szCs w:val="21"/>
          </w:rPr>
          <w:object w:dxaOrig="400" w:dyaOrig="380" w14:anchorId="14EF5159">
            <v:shape id="_x0000_i1099" type="#_x0000_t75" style="width:20.25pt;height:18.75pt" o:ole="">
              <v:imagedata r:id="rId152" o:title=""/>
            </v:shape>
            <o:OLEObject Type="Embed" ProgID="Equation.3" ShapeID="_x0000_i1099" DrawAspect="Content" ObjectID="_1837502537" r:id="rId153"/>
          </w:object>
        </w:r>
      </w:del>
      <w:r>
        <w:rPr>
          <w:rFonts w:ascii="楷体" w:eastAsia="楷体" w:hAnsi="楷体" w:hint="eastAsia"/>
          <w:szCs w:val="21"/>
        </w:rPr>
        <w:t>和</w:t>
      </w:r>
      <m:oMath>
        <m:sSub>
          <m:sSubPr>
            <m:ctrlPr>
              <w:ins w:id="1216" w:author="T179966" w:date="2025-09-13T17:27:00Z" w16du:dateUtc="2025-09-13T09:27:00Z">
                <w:rPr>
                  <w:rFonts w:ascii="Cambria Math" w:eastAsia="楷体" w:hAnsi="Cambria Math"/>
                  <w:i/>
                  <w:szCs w:val="21"/>
                </w:rPr>
              </w:ins>
            </m:ctrlPr>
          </m:sSubPr>
          <m:e>
            <m:r>
              <w:ins w:id="1217" w:author="T179966" w:date="2025-09-13T17:27:00Z" w16du:dateUtc="2025-09-13T09:27:00Z">
                <w:rPr>
                  <w:rFonts w:ascii="Cambria Math" w:eastAsia="楷体" w:hAnsi="Cambria Math"/>
                  <w:szCs w:val="21"/>
                </w:rPr>
                <m:t>h</m:t>
              </w:ins>
            </m:r>
          </m:e>
          <m:sub>
            <m:r>
              <w:ins w:id="1218" w:author="T179966" w:date="2025-09-13T17:27:00Z" w16du:dateUtc="2025-09-13T09:27:00Z">
                <w:rPr>
                  <w:rFonts w:ascii="Cambria Math" w:eastAsia="楷体" w:hAnsi="Cambria Math"/>
                  <w:szCs w:val="21"/>
                </w:rPr>
                <m:t>neighbor</m:t>
              </w:ins>
            </m:r>
          </m:sub>
        </m:sSub>
      </m:oMath>
      <w:del w:id="1219" w:author="T179966" w:date="2025-09-13T17:27:00Z" w16du:dateUtc="2025-09-13T09:27:00Z">
        <w:r w:rsidDel="000519FC">
          <w:rPr>
            <w:rFonts w:ascii="楷体" w:eastAsia="楷体" w:hAnsi="楷体" w:hint="eastAsia"/>
            <w:szCs w:val="21"/>
          </w:rPr>
          <w:object w:dxaOrig="740" w:dyaOrig="380" w14:anchorId="44572505">
            <v:shape id="_x0000_i1100" type="#_x0000_t75" style="width:36.75pt;height:18.75pt" o:ole="">
              <v:imagedata r:id="rId154" o:title=""/>
            </v:shape>
            <o:OLEObject Type="Embed" ProgID="Equation.3" ShapeID="_x0000_i1100" DrawAspect="Content" ObjectID="_1837502538" r:id="rId155"/>
          </w:object>
        </w:r>
      </w:del>
      <w:r>
        <w:rPr>
          <w:rFonts w:ascii="楷体" w:eastAsia="楷体" w:hAnsi="楷体" w:hint="eastAsia"/>
          <w:szCs w:val="21"/>
        </w:rPr>
        <w:t>拼接，形成MLP的输入。MLP通过多层全连接网络和激活函数对输入特征进行处理，并在最后一层将中间特征映射到领域类型的概率分布</w:t>
      </w:r>
      <m:oMath>
        <m:sSubSup>
          <m:sSubSupPr>
            <m:ctrlPr>
              <w:ins w:id="1220" w:author="T179966" w:date="2025-09-13T17:27:00Z" w16du:dateUtc="2025-09-13T09:27:00Z">
                <w:rPr>
                  <w:rFonts w:ascii="Cambria Math" w:eastAsia="楷体" w:hAnsi="楷体"/>
                  <w:i/>
                  <w:szCs w:val="21"/>
                </w:rPr>
              </w:ins>
            </m:ctrlPr>
          </m:sSubSupPr>
          <m:e>
            <m:r>
              <w:ins w:id="1221" w:author="T179966" w:date="2025-09-13T17:27:00Z" w16du:dateUtc="2025-09-13T09:27:00Z">
                <w:rPr>
                  <w:rFonts w:ascii="Cambria Math" w:eastAsia="楷体" w:hAnsi="楷体"/>
                  <w:szCs w:val="21"/>
                </w:rPr>
                <m:t>ρ</m:t>
              </w:ins>
            </m:r>
          </m:e>
          <m:sub>
            <m:r>
              <w:ins w:id="1222" w:author="T179966" w:date="2025-09-13T17:27:00Z" w16du:dateUtc="2025-09-13T09:27:00Z">
                <w:rPr>
                  <w:rFonts w:ascii="Cambria Math" w:eastAsia="楷体" w:hAnsi="楷体"/>
                  <w:szCs w:val="21"/>
                </w:rPr>
                <m:t>v</m:t>
              </w:ins>
            </m:r>
          </m:sub>
          <m:sup>
            <m:r>
              <w:ins w:id="1223" w:author="T179966" w:date="2025-09-13T17:27:00Z" w16du:dateUtc="2025-09-13T09:27:00Z">
                <w:rPr>
                  <w:rFonts w:ascii="Cambria Math" w:eastAsia="楷体" w:hAnsi="楷体"/>
                  <w:szCs w:val="21"/>
                </w:rPr>
                <m:t>l</m:t>
              </w:ins>
            </m:r>
          </m:sup>
        </m:sSubSup>
      </m:oMath>
      <w:del w:id="1224" w:author="T179966" w:date="2025-09-13T17:27:00Z" w16du:dateUtc="2025-09-13T09:27:00Z">
        <w:r w:rsidDel="000519FC">
          <w:rPr>
            <w:rFonts w:ascii="楷体" w:eastAsia="楷体" w:hAnsi="楷体" w:hint="eastAsia"/>
            <w:szCs w:val="21"/>
          </w:rPr>
          <w:object w:dxaOrig="300" w:dyaOrig="380" w14:anchorId="784F5254">
            <v:shape id="_x0000_i1101" type="#_x0000_t75" style="width:15pt;height:18.75pt" o:ole="">
              <v:imagedata r:id="rId156" o:title=""/>
            </v:shape>
            <o:OLEObject Type="Embed" ProgID="Equation.3" ShapeID="_x0000_i1101" DrawAspect="Content" ObjectID="_1837502539" r:id="rId157"/>
          </w:object>
        </w:r>
      </w:del>
      <w:r>
        <w:rPr>
          <w:rFonts w:ascii="楷体" w:eastAsia="楷体" w:hAnsi="楷体" w:hint="eastAsia"/>
          <w:szCs w:val="21"/>
        </w:rPr>
        <w:t>。</w:t>
      </w:r>
    </w:p>
    <w:p w14:paraId="768ED204" w14:textId="039BCC75" w:rsidR="00DA4276" w:rsidRDefault="00000000" w:rsidP="000519FC">
      <w:pPr>
        <w:spacing w:beforeLines="50" w:before="156" w:line="300" w:lineRule="auto"/>
        <w:ind w:firstLine="420"/>
        <w:jc w:val="center"/>
        <w:rPr>
          <w:rFonts w:ascii="Helvetica" w:hAnsi="Helvetica" w:cs="Helvetica"/>
          <w:color w:val="2C2C36"/>
          <w:spacing w:val="1"/>
          <w:sz w:val="19"/>
          <w:szCs w:val="19"/>
          <w:shd w:val="clear" w:color="auto" w:fill="FFFFFF"/>
        </w:rPr>
      </w:pPr>
      <m:oMath>
        <m:sSubSup>
          <m:sSubSupPr>
            <m:ctrlPr>
              <w:ins w:id="1225" w:author="T179966" w:date="2025-09-13T17:27:00Z" w16du:dateUtc="2025-09-13T09:27:00Z">
                <w:rPr>
                  <w:rFonts w:ascii="Cambria Math" w:hAnsi="Helvetica" w:cs="Helvetica"/>
                  <w:i/>
                  <w:color w:val="2C2C36"/>
                  <w:spacing w:val="1"/>
                  <w:sz w:val="19"/>
                  <w:szCs w:val="19"/>
                  <w:shd w:val="clear" w:color="auto" w:fill="FFFFFF"/>
                </w:rPr>
              </w:ins>
            </m:ctrlPr>
          </m:sSubSupPr>
          <m:e>
            <m:r>
              <w:ins w:id="1226" w:author="T179966" w:date="2025-09-13T17:27:00Z" w16du:dateUtc="2025-09-13T09:27:00Z">
                <w:rPr>
                  <w:rFonts w:ascii="Cambria Math" w:hAnsi="Helvetica" w:cs="Helvetica"/>
                  <w:color w:val="2C2C36"/>
                  <w:spacing w:val="1"/>
                  <w:sz w:val="19"/>
                  <w:szCs w:val="19"/>
                  <w:shd w:val="clear" w:color="auto" w:fill="FFFFFF"/>
                </w:rPr>
                <m:t>ρ</m:t>
              </w:ins>
            </m:r>
          </m:e>
          <m:sub>
            <m:r>
              <w:ins w:id="1227" w:author="T179966" w:date="2025-09-13T17:27:00Z" w16du:dateUtc="2025-09-13T09:27:00Z">
                <w:rPr>
                  <w:rFonts w:ascii="Cambria Math" w:hAnsi="Helvetica" w:cs="Helvetica"/>
                  <w:color w:val="2C2C36"/>
                  <w:spacing w:val="1"/>
                  <w:sz w:val="19"/>
                  <w:szCs w:val="19"/>
                  <w:shd w:val="clear" w:color="auto" w:fill="FFFFFF"/>
                </w:rPr>
                <m:t>v</m:t>
              </w:ins>
            </m:r>
          </m:sub>
          <m:sup>
            <m:r>
              <w:ins w:id="1228" w:author="T179966" w:date="2025-09-13T17:27:00Z" w16du:dateUtc="2025-09-13T09:27:00Z">
                <w:rPr>
                  <w:rFonts w:ascii="Cambria Math" w:hAnsi="Helvetica" w:cs="Helvetica"/>
                  <w:color w:val="2C2C36"/>
                  <w:spacing w:val="1"/>
                  <w:sz w:val="19"/>
                  <w:szCs w:val="19"/>
                  <w:shd w:val="clear" w:color="auto" w:fill="FFFFFF"/>
                </w:rPr>
                <m:t>l</m:t>
              </w:ins>
            </m:r>
          </m:sup>
        </m:sSubSup>
        <m:r>
          <w:ins w:id="1229" w:author="T179966" w:date="2025-09-13T17:27:00Z" w16du:dateUtc="2025-09-13T09:27:00Z">
            <w:rPr>
              <w:rFonts w:ascii="Cambria Math" w:hAnsi="Helvetica" w:cs="Helvetica"/>
              <w:color w:val="2C2C36"/>
              <w:spacing w:val="1"/>
              <w:sz w:val="19"/>
              <w:szCs w:val="19"/>
              <w:shd w:val="clear" w:color="auto" w:fill="FFFFFF"/>
            </w:rPr>
            <m:t>=</m:t>
          </w:ins>
        </m:r>
        <m:r>
          <w:ins w:id="1230" w:author="T179966" w:date="2025-09-13T17:27:00Z" w16du:dateUtc="2025-09-13T09:27:00Z">
            <m:rPr>
              <m:nor/>
            </m:rPr>
            <w:rPr>
              <w:rFonts w:ascii="Cambria Math" w:hAnsi="Helvetica" w:cs="Helvetica"/>
              <w:color w:val="2C2C36"/>
              <w:spacing w:val="1"/>
              <w:sz w:val="19"/>
              <w:szCs w:val="19"/>
              <w:shd w:val="clear" w:color="auto" w:fill="FFFFFF"/>
            </w:rPr>
            <m:t>MLP</m:t>
          </w:ins>
        </m:r>
        <m:r>
          <w:ins w:id="1231" w:author="T179966" w:date="2025-09-13T17:27:00Z" w16du:dateUtc="2025-09-13T09:27:00Z">
            <m:rPr>
              <m:sty m:val="p"/>
            </m:rPr>
            <w:rPr>
              <w:rFonts w:ascii="Cambria Math" w:hAnsi="Helvetica" w:cs="Helvetica"/>
              <w:color w:val="2C2C36"/>
              <w:spacing w:val="1"/>
              <w:sz w:val="19"/>
              <w:szCs w:val="19"/>
              <w:shd w:val="clear" w:color="auto" w:fill="FFFFFF"/>
            </w:rPr>
            <m:t>（</m:t>
          </w:ins>
        </m:r>
        <m:sSubSup>
          <m:sSubSupPr>
            <m:ctrlPr>
              <w:ins w:id="1232" w:author="T179966" w:date="2025-09-13T17:27:00Z" w16du:dateUtc="2025-09-13T09:27:00Z">
                <w:rPr>
                  <w:rFonts w:ascii="Cambria Math" w:eastAsia="MS Gothic" w:hAnsi="Cambria Math" w:cs="MS Gothic" w:hint="eastAsia"/>
                  <w:i/>
                  <w:color w:val="2C2C36"/>
                  <w:spacing w:val="1"/>
                  <w:sz w:val="19"/>
                  <w:szCs w:val="19"/>
                  <w:shd w:val="clear" w:color="auto" w:fill="FFFFFF"/>
                </w:rPr>
              </w:ins>
            </m:ctrlPr>
          </m:sSubSupPr>
          <m:e>
            <m:r>
              <w:ins w:id="1233" w:author="T179966" w:date="2025-09-13T17:27:00Z" w16du:dateUtc="2025-09-13T09:27:00Z">
                <w:rPr>
                  <w:rFonts w:ascii="Cambria Math" w:eastAsia="MS Gothic" w:hAnsi="Cambria Math" w:cs="MS Gothic" w:hint="eastAsia"/>
                  <w:color w:val="2C2C36"/>
                  <w:spacing w:val="1"/>
                  <w:sz w:val="19"/>
                  <w:szCs w:val="19"/>
                  <w:shd w:val="clear" w:color="auto" w:fill="FFFFFF"/>
                </w:rPr>
                <m:t>h</m:t>
              </w:ins>
            </m:r>
          </m:e>
          <m:sub>
            <m:r>
              <w:ins w:id="1234" w:author="T179966" w:date="2025-09-13T17:27:00Z" w16du:dateUtc="2025-09-13T09:27:00Z">
                <w:rPr>
                  <w:rFonts w:ascii="Cambria Math" w:hAnsi="Helvetica" w:cs="Helvetica"/>
                  <w:color w:val="2C2C36"/>
                  <w:spacing w:val="1"/>
                  <w:sz w:val="19"/>
                  <w:szCs w:val="19"/>
                  <w:shd w:val="clear" w:color="auto" w:fill="FFFFFF"/>
                </w:rPr>
                <m:t>v</m:t>
              </w:ins>
            </m:r>
            <m:ctrlPr>
              <w:ins w:id="1235" w:author="T179966" w:date="2025-09-13T17:27:00Z" w16du:dateUtc="2025-09-13T09:27:00Z">
                <w:rPr>
                  <w:rFonts w:ascii="Cambria Math" w:hAnsi="Helvetica" w:cs="Helvetica"/>
                  <w:i/>
                  <w:color w:val="2C2C36"/>
                  <w:spacing w:val="1"/>
                  <w:sz w:val="19"/>
                  <w:szCs w:val="19"/>
                  <w:shd w:val="clear" w:color="auto" w:fill="FFFFFF"/>
                </w:rPr>
              </w:ins>
            </m:ctrlPr>
          </m:sub>
          <m:sup>
            <m:r>
              <w:ins w:id="1236" w:author="T179966" w:date="2025-09-13T17:27:00Z" w16du:dateUtc="2025-09-13T09:27:00Z">
                <w:rPr>
                  <w:rFonts w:ascii="Cambria Math" w:hAnsi="Helvetica" w:cs="Helvetica"/>
                  <w:color w:val="2C2C36"/>
                  <w:spacing w:val="1"/>
                  <w:sz w:val="19"/>
                  <w:szCs w:val="19"/>
                  <w:shd w:val="clear" w:color="auto" w:fill="FFFFFF"/>
                </w:rPr>
                <m:t>l</m:t>
              </w:ins>
            </m:r>
            <m:r>
              <w:ins w:id="1237" w:author="T179966" w:date="2025-09-13T17:27:00Z" w16du:dateUtc="2025-09-13T09:27:00Z">
                <w:rPr>
                  <w:rFonts w:ascii="Cambria Math" w:hAnsi="Helvetica" w:cs="Helvetica"/>
                  <w:color w:val="2C2C36"/>
                  <w:spacing w:val="1"/>
                  <w:sz w:val="19"/>
                  <w:szCs w:val="19"/>
                  <w:shd w:val="clear" w:color="auto" w:fill="FFFFFF"/>
                </w:rPr>
                <m:t>-</m:t>
              </w:ins>
            </m:r>
            <m:r>
              <w:ins w:id="1238" w:author="T179966" w:date="2025-09-13T17:27:00Z" w16du:dateUtc="2025-09-13T09:27:00Z">
                <w:rPr>
                  <w:rFonts w:ascii="Cambria Math" w:hAnsi="Helvetica" w:cs="Helvetica"/>
                  <w:color w:val="2C2C36"/>
                  <w:spacing w:val="1"/>
                  <w:sz w:val="19"/>
                  <w:szCs w:val="19"/>
                  <w:shd w:val="clear" w:color="auto" w:fill="FFFFFF"/>
                </w:rPr>
                <m:t>1</m:t>
              </w:ins>
            </m:r>
            <m:ctrlPr>
              <w:ins w:id="1239" w:author="T179966" w:date="2025-09-13T17:27:00Z" w16du:dateUtc="2025-09-13T09:27:00Z">
                <w:rPr>
                  <w:rFonts w:ascii="Cambria Math" w:hAnsi="Helvetica" w:cs="Helvetica"/>
                  <w:i/>
                  <w:color w:val="2C2C36"/>
                  <w:spacing w:val="1"/>
                  <w:sz w:val="19"/>
                  <w:szCs w:val="19"/>
                  <w:shd w:val="clear" w:color="auto" w:fill="FFFFFF"/>
                </w:rPr>
              </w:ins>
            </m:ctrlPr>
          </m:sup>
        </m:sSubSup>
        <m:d>
          <m:dPr>
            <m:begChr m:val="‖"/>
            <m:endChr m:val=""/>
            <m:ctrlPr>
              <w:ins w:id="1240" w:author="T179966" w:date="2025-09-13T17:27:00Z" w16du:dateUtc="2025-09-13T09:27:00Z">
                <w:rPr>
                  <w:rFonts w:ascii="Cambria Math" w:hAnsi="Cambria Math" w:cs="Helvetica"/>
                  <w:i/>
                  <w:color w:val="2C2C36"/>
                  <w:spacing w:val="1"/>
                  <w:sz w:val="19"/>
                  <w:szCs w:val="19"/>
                  <w:shd w:val="clear" w:color="auto" w:fill="FFFFFF"/>
                </w:rPr>
              </w:ins>
            </m:ctrlPr>
          </m:dPr>
          <m:e>
            <m:sSub>
              <m:sSubPr>
                <m:ctrlPr>
                  <w:ins w:id="1241" w:author="T179966" w:date="2025-09-13T17:27:00Z" w16du:dateUtc="2025-09-13T09:27:00Z">
                    <w:rPr>
                      <w:rFonts w:ascii="Cambria Math" w:hAnsi="Cambria Math" w:cs="Helvetica"/>
                      <w:i/>
                      <w:color w:val="2C2C36"/>
                      <w:spacing w:val="1"/>
                      <w:sz w:val="19"/>
                      <w:szCs w:val="19"/>
                      <w:shd w:val="clear" w:color="auto" w:fill="FFFFFF"/>
                    </w:rPr>
                  </w:ins>
                </m:ctrlPr>
              </m:sSubPr>
              <m:e>
                <m:r>
                  <w:ins w:id="1242" w:author="T179966" w:date="2025-09-13T17:27:00Z" w16du:dateUtc="2025-09-13T09:27:00Z">
                    <w:rPr>
                      <w:rFonts w:ascii="MS Gothic" w:eastAsia="MS Gothic" w:hAnsi="MS Gothic" w:cs="MS Gothic" w:hint="eastAsia"/>
                      <w:color w:val="2C2C36"/>
                      <w:spacing w:val="1"/>
                      <w:sz w:val="19"/>
                      <w:szCs w:val="19"/>
                      <w:shd w:val="clear" w:color="auto" w:fill="FFFFFF"/>
                    </w:rPr>
                    <m:t>h</m:t>
                  </w:ins>
                </m:r>
              </m:e>
              <m:sub>
                <m:r>
                  <w:ins w:id="1243" w:author="T179966" w:date="2025-09-13T17:27:00Z" w16du:dateUtc="2025-09-13T09:27:00Z">
                    <w:rPr>
                      <w:rFonts w:ascii="Cambria Math" w:hAnsi="Helvetica" w:cs="Helvetica"/>
                      <w:color w:val="2C2C36"/>
                      <w:spacing w:val="1"/>
                      <w:sz w:val="19"/>
                      <w:szCs w:val="19"/>
                      <w:shd w:val="clear" w:color="auto" w:fill="FFFFFF"/>
                    </w:rPr>
                    <m:t>neig</m:t>
                  </w:ins>
                </m:r>
                <m:r>
                  <w:ins w:id="1244" w:author="T179966" w:date="2025-09-13T17:27:00Z" w16du:dateUtc="2025-09-13T09:27:00Z">
                    <w:rPr>
                      <w:rFonts w:ascii="MS Gothic" w:eastAsia="MS Gothic" w:hAnsi="MS Gothic" w:cs="MS Gothic" w:hint="eastAsia"/>
                      <w:color w:val="2C2C36"/>
                      <w:spacing w:val="1"/>
                      <w:sz w:val="19"/>
                      <w:szCs w:val="19"/>
                      <w:shd w:val="clear" w:color="auto" w:fill="FFFFFF"/>
                    </w:rPr>
                    <m:t>h</m:t>
                  </w:ins>
                </m:r>
                <m:r>
                  <w:ins w:id="1245" w:author="T179966" w:date="2025-09-13T17:27:00Z" w16du:dateUtc="2025-09-13T09:27:00Z">
                    <w:rPr>
                      <w:rFonts w:ascii="Cambria Math" w:hAnsi="Helvetica" w:cs="Helvetica"/>
                      <w:color w:val="2C2C36"/>
                      <w:spacing w:val="1"/>
                      <w:sz w:val="19"/>
                      <w:szCs w:val="19"/>
                      <w:shd w:val="clear" w:color="auto" w:fill="FFFFFF"/>
                    </w:rPr>
                    <m:t>bor</m:t>
                  </w:ins>
                </m:r>
                <m:ctrlPr>
                  <w:ins w:id="1246" w:author="T179966" w:date="2025-09-13T17:27:00Z" w16du:dateUtc="2025-09-13T09:27:00Z">
                    <w:rPr>
                      <w:rFonts w:ascii="Cambria Math" w:hAnsi="Helvetica" w:cs="Helvetica"/>
                      <w:i/>
                      <w:color w:val="2C2C36"/>
                      <w:spacing w:val="1"/>
                      <w:sz w:val="19"/>
                      <w:szCs w:val="19"/>
                      <w:shd w:val="clear" w:color="auto" w:fill="FFFFFF"/>
                    </w:rPr>
                  </w:ins>
                </m:ctrlPr>
              </m:sub>
            </m:sSub>
            <m:r>
              <w:ins w:id="1247" w:author="T179966" w:date="2025-09-13T17:27:00Z" w16du:dateUtc="2025-09-13T09:27:00Z">
                <w:rPr>
                  <w:rFonts w:ascii="Cambria Math" w:hAnsi="Helvetica" w:cs="Helvetica"/>
                  <w:color w:val="2C2C36"/>
                  <w:spacing w:val="1"/>
                  <w:sz w:val="19"/>
                  <w:szCs w:val="19"/>
                  <w:shd w:val="clear" w:color="auto" w:fill="FFFFFF"/>
                </w:rPr>
                <m:t>)</m:t>
              </w:ins>
            </m:r>
            <m:ctrlPr>
              <w:ins w:id="1248" w:author="T179966" w:date="2025-09-13T17:27:00Z" w16du:dateUtc="2025-09-13T09:27:00Z">
                <w:rPr>
                  <w:rFonts w:ascii="Cambria Math" w:hAnsi="Helvetica" w:cs="Helvetica"/>
                  <w:i/>
                  <w:color w:val="2C2C36"/>
                  <w:spacing w:val="1"/>
                  <w:sz w:val="19"/>
                  <w:szCs w:val="19"/>
                  <w:shd w:val="clear" w:color="auto" w:fill="FFFFFF"/>
                </w:rPr>
              </w:ins>
            </m:ctrlPr>
          </m:e>
        </m:d>
      </m:oMath>
      <w:del w:id="1249" w:author="T179966" w:date="2025-09-13T17:27:00Z" w16du:dateUtc="2025-09-13T09:27:00Z">
        <w:r w:rsidR="000519FC" w:rsidDel="000519FC">
          <w:rPr>
            <w:rFonts w:ascii="Helvetica" w:hAnsi="Helvetica" w:cs="Helvetica" w:hint="eastAsia"/>
            <w:color w:val="2C2C36"/>
            <w:spacing w:val="1"/>
            <w:position w:val="-16"/>
            <w:sz w:val="19"/>
            <w:szCs w:val="19"/>
            <w:shd w:val="clear" w:color="auto" w:fill="FFFFFF"/>
          </w:rPr>
          <w:object w:dxaOrig="2440" w:dyaOrig="440" w14:anchorId="6A666D73">
            <v:shape id="_x0000_i1102" type="#_x0000_t75" style="width:122.25pt;height:21.75pt" o:ole="">
              <v:imagedata r:id="rId158" o:title=""/>
            </v:shape>
            <o:OLEObject Type="Embed" ProgID="Equation.3" ShapeID="_x0000_i1102" DrawAspect="Content" ObjectID="_1837502540" r:id="rId159"/>
          </w:object>
        </w:r>
      </w:del>
    </w:p>
    <w:p w14:paraId="7E74E2A1" w14:textId="77777777" w:rsidR="00DA4276" w:rsidRDefault="00000000">
      <w:pPr>
        <w:spacing w:beforeLines="50" w:before="156" w:line="300" w:lineRule="auto"/>
        <w:ind w:firstLine="420"/>
        <w:rPr>
          <w:rFonts w:ascii="楷体" w:eastAsia="楷体" w:hAnsi="楷体" w:hint="eastAsia"/>
          <w:szCs w:val="21"/>
        </w:rPr>
      </w:pPr>
      <w:r>
        <w:rPr>
          <w:rFonts w:ascii="楷体" w:eastAsia="楷体" w:hAnsi="楷体"/>
          <w:szCs w:val="21"/>
        </w:rPr>
        <w:t>自适应决策机制</w:t>
      </w:r>
    </w:p>
    <w:p w14:paraId="51C223F5" w14:textId="77777777" w:rsidR="00DA4276" w:rsidRDefault="00000000">
      <w:pPr>
        <w:spacing w:beforeLines="50" w:before="156" w:line="300" w:lineRule="auto"/>
        <w:ind w:firstLine="420"/>
        <w:jc w:val="left"/>
        <w:rPr>
          <w:rFonts w:ascii="楷体" w:eastAsia="楷体" w:hAnsi="楷体" w:hint="eastAsia"/>
          <w:szCs w:val="21"/>
        </w:rPr>
      </w:pPr>
      <w:r>
        <w:rPr>
          <w:rFonts w:ascii="楷体" w:eastAsia="楷体" w:hAnsi="楷体" w:hint="eastAsia"/>
          <w:szCs w:val="21"/>
        </w:rPr>
        <w:t>通过上文获取了概率分布，然后确定领域选择。如果直接使用argmax作为决策，</w:t>
      </w:r>
      <w:r>
        <w:rPr>
          <w:rFonts w:ascii="楷体" w:eastAsia="楷体" w:hAnsi="楷体"/>
          <w:szCs w:val="21"/>
        </w:rPr>
        <w:t>模型会过早地固定邻域类型选择策略，缺乏探索性。这可能导致模型陷入局部最优（例如只关注某个邻域类型，而忽略其他可能更重要的信息）。</w:t>
      </w:r>
      <w:r>
        <w:rPr>
          <w:rFonts w:ascii="楷体" w:eastAsia="楷体" w:hAnsi="楷体" w:hint="eastAsia"/>
          <w:szCs w:val="21"/>
        </w:rPr>
        <w:t>为了解决这一问题，研究者们提出了多种梯度估计方法，其中 Gumbel-Softmax（也称为 Gumbel-Softmax Trick 或 Concrete Distribution）因其简洁性和有效性而受到广泛关注。</w:t>
      </w:r>
    </w:p>
    <w:p w14:paraId="57E8C256" w14:textId="76079D31" w:rsidR="00DA4276" w:rsidRDefault="00000000" w:rsidP="000519FC">
      <w:pPr>
        <w:spacing w:beforeLines="50" w:before="156" w:line="300" w:lineRule="auto"/>
        <w:ind w:firstLine="420"/>
        <w:jc w:val="center"/>
        <w:rPr>
          <w:rFonts w:ascii="楷体" w:eastAsia="楷体" w:hAnsi="楷体" w:hint="eastAsia"/>
          <w:szCs w:val="21"/>
        </w:rPr>
      </w:pPr>
      <m:oMath>
        <m:sSub>
          <m:sSubPr>
            <m:ctrlPr>
              <w:ins w:id="1250" w:author="T179966" w:date="2025-09-13T17:27:00Z" w16du:dateUtc="2025-09-13T09:27:00Z">
                <w:rPr>
                  <w:rFonts w:ascii="Cambria Math" w:eastAsia="楷体" w:hAnsi="楷体"/>
                  <w:i/>
                  <w:szCs w:val="21"/>
                </w:rPr>
              </w:ins>
            </m:ctrlPr>
          </m:sSubPr>
          <m:e>
            <m:r>
              <w:ins w:id="1251" w:author="T179966" w:date="2025-09-13T17:27:00Z" w16du:dateUtc="2025-09-13T09:27:00Z">
                <w:rPr>
                  <w:rFonts w:ascii="Cambria Math" w:eastAsia="楷体" w:hAnsi="楷体"/>
                  <w:szCs w:val="21"/>
                </w:rPr>
                <m:t>γ</m:t>
              </w:ins>
            </m:r>
          </m:e>
          <m:sub>
            <m:r>
              <w:ins w:id="1252" w:author="T179966" w:date="2025-09-13T17:27:00Z" w16du:dateUtc="2025-09-13T09:27:00Z">
                <w:rPr>
                  <w:rFonts w:ascii="Cambria Math" w:eastAsia="楷体" w:hAnsi="楷体"/>
                  <w:szCs w:val="21"/>
                </w:rPr>
                <m:t>v</m:t>
              </w:ins>
            </m:r>
          </m:sub>
        </m:sSub>
        <m:r>
          <w:ins w:id="1253" w:author="T179966" w:date="2025-09-13T17:27:00Z" w16du:dateUtc="2025-09-13T09:27:00Z">
            <w:rPr>
              <w:rFonts w:ascii="Cambria Math" w:eastAsia="楷体" w:hAnsi="楷体"/>
              <w:szCs w:val="21"/>
            </w:rPr>
            <m:t>=</m:t>
          </w:ins>
        </m:r>
        <m:f>
          <m:fPr>
            <m:ctrlPr>
              <w:ins w:id="1254" w:author="T179966" w:date="2025-09-13T17:27:00Z" w16du:dateUtc="2025-09-13T09:27:00Z">
                <w:rPr>
                  <w:rFonts w:ascii="Cambria Math" w:eastAsia="楷体" w:hAnsi="楷体"/>
                  <w:i/>
                  <w:szCs w:val="21"/>
                </w:rPr>
              </w:ins>
            </m:ctrlPr>
          </m:fPr>
          <m:num>
            <m:func>
              <m:funcPr>
                <m:ctrlPr>
                  <w:ins w:id="1255" w:author="T179966" w:date="2025-09-13T17:27:00Z" w16du:dateUtc="2025-09-13T09:27:00Z">
                    <w:rPr>
                      <w:rFonts w:ascii="Cambria Math" w:eastAsia="楷体" w:hAnsi="楷体"/>
                      <w:i/>
                      <w:szCs w:val="21"/>
                    </w:rPr>
                  </w:ins>
                </m:ctrlPr>
              </m:funcPr>
              <m:fName>
                <m:r>
                  <w:ins w:id="1256" w:author="T179966" w:date="2025-09-13T17:27:00Z" w16du:dateUtc="2025-09-13T09:27:00Z">
                    <w:rPr>
                      <w:rFonts w:ascii="Cambria Math" w:eastAsia="楷体" w:hAnsi="楷体"/>
                      <w:szCs w:val="21"/>
                    </w:rPr>
                    <m:t>exp</m:t>
                  </w:ins>
                </m:r>
              </m:fName>
              <m:e>
                <m:r>
                  <w:ins w:id="1257" w:author="T179966" w:date="2025-09-13T17:27:00Z" w16du:dateUtc="2025-09-13T09:27:00Z">
                    <w:rPr>
                      <w:rFonts w:ascii="Cambria Math" w:eastAsia="楷体" w:hAnsi="楷体"/>
                      <w:szCs w:val="21"/>
                    </w:rPr>
                    <m:t>(</m:t>
                  </w:ins>
                </m:r>
              </m:e>
            </m:func>
            <m:r>
              <w:ins w:id="1258" w:author="T179966" w:date="2025-09-13T17:27:00Z" w16du:dateUtc="2025-09-13T09:27:00Z">
                <w:rPr>
                  <w:rFonts w:ascii="Cambria Math" w:eastAsia="楷体" w:hAnsi="楷体"/>
                  <w:szCs w:val="21"/>
                </w:rPr>
                <m:t>(</m:t>
              </w:ins>
            </m:r>
            <m:sSub>
              <m:sSubPr>
                <m:ctrlPr>
                  <w:ins w:id="1259" w:author="T179966" w:date="2025-09-13T17:27:00Z" w16du:dateUtc="2025-09-13T09:27:00Z">
                    <w:rPr>
                      <w:rFonts w:ascii="Cambria Math" w:eastAsia="楷体" w:hAnsi="楷体"/>
                      <w:i/>
                      <w:szCs w:val="21"/>
                    </w:rPr>
                  </w:ins>
                </m:ctrlPr>
              </m:sSubPr>
              <m:e>
                <m:r>
                  <w:ins w:id="1260" w:author="T179966" w:date="2025-09-13T17:27:00Z" w16du:dateUtc="2025-09-13T09:27:00Z">
                    <w:rPr>
                      <w:rFonts w:ascii="Cambria Math" w:eastAsia="楷体" w:hAnsi="楷体"/>
                      <w:szCs w:val="21"/>
                    </w:rPr>
                    <m:t>ρ</m:t>
                  </w:ins>
                </m:r>
              </m:e>
              <m:sub>
                <m:r>
                  <w:ins w:id="1261" w:author="T179966" w:date="2025-09-13T17:27:00Z" w16du:dateUtc="2025-09-13T09:27:00Z">
                    <w:rPr>
                      <w:rFonts w:ascii="Cambria Math" w:eastAsia="楷体" w:hAnsi="楷体"/>
                      <w:szCs w:val="21"/>
                    </w:rPr>
                    <m:t>v</m:t>
                  </w:ins>
                </m:r>
              </m:sub>
            </m:sSub>
            <m:r>
              <w:ins w:id="1262" w:author="T179966" w:date="2025-09-13T17:27:00Z" w16du:dateUtc="2025-09-13T09:27:00Z">
                <w:rPr>
                  <w:rFonts w:ascii="Cambria Math" w:eastAsia="楷体" w:hAnsi="楷体"/>
                  <w:szCs w:val="21"/>
                </w:rPr>
                <m:t>+</m:t>
              </w:ins>
            </m:r>
            <m:sSub>
              <m:sSubPr>
                <m:ctrlPr>
                  <w:ins w:id="1263" w:author="T179966" w:date="2025-09-13T17:27:00Z" w16du:dateUtc="2025-09-13T09:27:00Z">
                    <w:rPr>
                      <w:rFonts w:ascii="Cambria Math" w:eastAsia="楷体" w:hAnsi="楷体"/>
                      <w:i/>
                      <w:szCs w:val="21"/>
                    </w:rPr>
                  </w:ins>
                </m:ctrlPr>
              </m:sSubPr>
              <m:e>
                <m:r>
                  <w:ins w:id="1264" w:author="T179966" w:date="2025-09-13T17:27:00Z" w16du:dateUtc="2025-09-13T09:27:00Z">
                    <w:rPr>
                      <w:rFonts w:ascii="Cambria Math" w:eastAsia="楷体" w:hAnsi="楷体"/>
                      <w:szCs w:val="21"/>
                    </w:rPr>
                    <m:t>g</m:t>
                  </w:ins>
                </m:r>
              </m:e>
              <m:sub>
                <m:r>
                  <w:ins w:id="1265" w:author="T179966" w:date="2025-09-13T17:27:00Z" w16du:dateUtc="2025-09-13T09:27:00Z">
                    <w:rPr>
                      <w:rFonts w:ascii="Cambria Math" w:eastAsia="楷体" w:hAnsi="楷体"/>
                      <w:szCs w:val="21"/>
                    </w:rPr>
                    <m:t>v</m:t>
                  </w:ins>
                </m:r>
              </m:sub>
            </m:sSub>
            <m:r>
              <w:ins w:id="1266" w:author="T179966" w:date="2025-09-13T17:27:00Z" w16du:dateUtc="2025-09-13T09:27:00Z">
                <w:rPr>
                  <w:rFonts w:ascii="Cambria Math" w:eastAsia="楷体" w:hAnsi="楷体"/>
                  <w:szCs w:val="21"/>
                </w:rPr>
                <m:t>)/τ)</m:t>
              </w:ins>
            </m:r>
          </m:num>
          <m:den>
            <m:nary>
              <m:naryPr>
                <m:chr m:val="∑"/>
                <m:ctrlPr>
                  <w:ins w:id="1267" w:author="T179966" w:date="2025-09-13T17:27:00Z" w16du:dateUtc="2025-09-13T09:27:00Z">
                    <w:rPr>
                      <w:rFonts w:ascii="Cambria Math" w:eastAsia="楷体" w:hAnsi="楷体"/>
                      <w:i/>
                      <w:szCs w:val="21"/>
                    </w:rPr>
                  </w:ins>
                </m:ctrlPr>
              </m:naryPr>
              <m:sub>
                <m:r>
                  <w:ins w:id="1268" w:author="T179966" w:date="2025-09-13T17:27:00Z" w16du:dateUtc="2025-09-13T09:27:00Z">
                    <w:rPr>
                      <w:rFonts w:ascii="Cambria Math" w:eastAsia="楷体" w:hAnsi="楷体"/>
                      <w:szCs w:val="21"/>
                    </w:rPr>
                    <m:t>v=1</m:t>
                  </w:ins>
                </m:r>
              </m:sub>
              <m:sup>
                <m:r>
                  <w:ins w:id="1269" w:author="T179966" w:date="2025-09-13T17:27:00Z" w16du:dateUtc="2025-09-13T09:27:00Z">
                    <w:rPr>
                      <w:rFonts w:ascii="Cambria Math" w:eastAsia="楷体" w:hAnsi="楷体"/>
                      <w:szCs w:val="21"/>
                    </w:rPr>
                    <m:t>n</m:t>
                  </w:ins>
                </m:r>
              </m:sup>
              <m:e>
                <m:func>
                  <m:funcPr>
                    <m:ctrlPr>
                      <w:ins w:id="1270" w:author="T179966" w:date="2025-09-13T17:27:00Z" w16du:dateUtc="2025-09-13T09:27:00Z">
                        <w:rPr>
                          <w:rFonts w:ascii="Cambria Math" w:eastAsia="楷体" w:hAnsi="楷体"/>
                          <w:i/>
                          <w:szCs w:val="21"/>
                        </w:rPr>
                      </w:ins>
                    </m:ctrlPr>
                  </m:funcPr>
                  <m:fName>
                    <m:r>
                      <w:ins w:id="1271" w:author="T179966" w:date="2025-09-13T17:27:00Z" w16du:dateUtc="2025-09-13T09:27:00Z">
                        <w:rPr>
                          <w:rFonts w:ascii="Cambria Math" w:eastAsia="楷体" w:hAnsi="楷体"/>
                          <w:szCs w:val="21"/>
                        </w:rPr>
                        <m:t>exp</m:t>
                      </w:ins>
                    </m:r>
                  </m:fName>
                  <m:e>
                    <m:r>
                      <w:ins w:id="1272" w:author="T179966" w:date="2025-09-13T17:27:00Z" w16du:dateUtc="2025-09-13T09:27:00Z">
                        <w:rPr>
                          <w:rFonts w:ascii="Cambria Math" w:eastAsia="楷体" w:hAnsi="楷体"/>
                          <w:szCs w:val="21"/>
                        </w:rPr>
                        <m:t>(</m:t>
                      </w:ins>
                    </m:r>
                  </m:e>
                </m:func>
                <m:r>
                  <w:ins w:id="1273" w:author="T179966" w:date="2025-09-13T17:27:00Z" w16du:dateUtc="2025-09-13T09:27:00Z">
                    <w:rPr>
                      <w:rFonts w:ascii="Cambria Math" w:eastAsia="楷体" w:hAnsi="楷体"/>
                      <w:szCs w:val="21"/>
                    </w:rPr>
                    <m:t>(</m:t>
                  </w:ins>
                </m:r>
                <m:sSub>
                  <m:sSubPr>
                    <m:ctrlPr>
                      <w:ins w:id="1274" w:author="T179966" w:date="2025-09-13T17:27:00Z" w16du:dateUtc="2025-09-13T09:27:00Z">
                        <w:rPr>
                          <w:rFonts w:ascii="Cambria Math" w:eastAsia="楷体" w:hAnsi="楷体"/>
                          <w:i/>
                          <w:szCs w:val="21"/>
                        </w:rPr>
                      </w:ins>
                    </m:ctrlPr>
                  </m:sSubPr>
                  <m:e>
                    <m:r>
                      <w:ins w:id="1275" w:author="T179966" w:date="2025-09-13T17:27:00Z" w16du:dateUtc="2025-09-13T09:27:00Z">
                        <w:rPr>
                          <w:rFonts w:ascii="Cambria Math" w:eastAsia="楷体" w:hAnsi="楷体"/>
                          <w:szCs w:val="21"/>
                        </w:rPr>
                        <m:t>ρ</m:t>
                      </w:ins>
                    </m:r>
                  </m:e>
                  <m:sub>
                    <m:r>
                      <w:ins w:id="1276" w:author="T179966" w:date="2025-09-13T17:27:00Z" w16du:dateUtc="2025-09-13T09:27:00Z">
                        <w:rPr>
                          <w:rFonts w:ascii="Cambria Math" w:eastAsia="楷体" w:hAnsi="楷体"/>
                          <w:szCs w:val="21"/>
                        </w:rPr>
                        <m:t>v</m:t>
                      </w:ins>
                    </m:r>
                  </m:sub>
                </m:sSub>
                <m:r>
                  <w:ins w:id="1277" w:author="T179966" w:date="2025-09-13T17:27:00Z" w16du:dateUtc="2025-09-13T09:27:00Z">
                    <w:rPr>
                      <w:rFonts w:ascii="Cambria Math" w:eastAsia="楷体" w:hAnsi="楷体"/>
                      <w:szCs w:val="21"/>
                    </w:rPr>
                    <m:t>+</m:t>
                  </w:ins>
                </m:r>
                <m:sSub>
                  <m:sSubPr>
                    <m:ctrlPr>
                      <w:ins w:id="1278" w:author="T179966" w:date="2025-09-13T17:27:00Z" w16du:dateUtc="2025-09-13T09:27:00Z">
                        <w:rPr>
                          <w:rFonts w:ascii="Cambria Math" w:eastAsia="楷体" w:hAnsi="楷体"/>
                          <w:i/>
                          <w:szCs w:val="21"/>
                        </w:rPr>
                      </w:ins>
                    </m:ctrlPr>
                  </m:sSubPr>
                  <m:e>
                    <m:r>
                      <w:ins w:id="1279" w:author="T179966" w:date="2025-09-13T17:27:00Z" w16du:dateUtc="2025-09-13T09:27:00Z">
                        <w:rPr>
                          <w:rFonts w:ascii="Cambria Math" w:eastAsia="楷体" w:hAnsi="楷体"/>
                          <w:szCs w:val="21"/>
                        </w:rPr>
                        <m:t>g</m:t>
                      </w:ins>
                    </m:r>
                  </m:e>
                  <m:sub>
                    <m:r>
                      <w:ins w:id="1280" w:author="T179966" w:date="2025-09-13T17:27:00Z" w16du:dateUtc="2025-09-13T09:27:00Z">
                        <w:rPr>
                          <w:rFonts w:ascii="Cambria Math" w:eastAsia="楷体" w:hAnsi="楷体"/>
                          <w:szCs w:val="21"/>
                        </w:rPr>
                        <m:t>v</m:t>
                      </w:ins>
                    </m:r>
                  </m:sub>
                </m:sSub>
                <m:r>
                  <w:ins w:id="1281" w:author="T179966" w:date="2025-09-13T17:27:00Z" w16du:dateUtc="2025-09-13T09:27:00Z">
                    <w:rPr>
                      <w:rFonts w:ascii="Cambria Math" w:eastAsia="楷体" w:hAnsi="楷体"/>
                      <w:szCs w:val="21"/>
                    </w:rPr>
                    <m:t>)/τ)</m:t>
                  </w:ins>
                </m:r>
              </m:e>
            </m:nary>
            <m:ctrlPr>
              <w:ins w:id="1282" w:author="T179966" w:date="2025-09-13T17:27:00Z" w16du:dateUtc="2025-09-13T09:27:00Z">
                <w:rPr>
                  <w:rFonts w:ascii="Cambria Math" w:eastAsia="楷体" w:hAnsi="Cambria Math" w:hint="eastAsia"/>
                  <w:i/>
                  <w:szCs w:val="21"/>
                </w:rPr>
              </w:ins>
            </m:ctrlPr>
          </m:den>
        </m:f>
      </m:oMath>
      <w:del w:id="1283" w:author="T179966" w:date="2025-09-13T17:27:00Z" w16du:dateUtc="2025-09-13T09:27:00Z">
        <w:r w:rsidR="000519FC" w:rsidDel="000519FC">
          <w:rPr>
            <w:rFonts w:ascii="楷体" w:eastAsia="楷体" w:hAnsi="楷体"/>
            <w:position w:val="-60"/>
            <w:szCs w:val="21"/>
          </w:rPr>
          <w:object w:dxaOrig="2480" w:dyaOrig="980" w14:anchorId="3726142B">
            <v:shape id="_x0000_i1103" type="#_x0000_t75" style="width:123.75pt;height:48.75pt" o:ole="">
              <v:imagedata r:id="rId160" o:title=""/>
            </v:shape>
            <o:OLEObject Type="Embed" ProgID="Equation.3" ShapeID="_x0000_i1103" DrawAspect="Content" ObjectID="_1837502541" r:id="rId161"/>
          </w:object>
        </w:r>
      </w:del>
    </w:p>
    <w:p w14:paraId="160DD84D" w14:textId="3D8EAB2D" w:rsidR="00DA4276" w:rsidRDefault="00000000" w:rsidP="000519FC">
      <w:pPr>
        <w:spacing w:beforeLines="50" w:before="156" w:line="300" w:lineRule="auto"/>
        <w:ind w:firstLine="420"/>
        <w:jc w:val="left"/>
        <w:rPr>
          <w:rFonts w:ascii="楷体" w:eastAsia="楷体" w:hAnsi="楷体" w:hint="eastAsia"/>
          <w:szCs w:val="21"/>
        </w:rPr>
      </w:pPr>
      <w:r>
        <w:rPr>
          <w:rFonts w:ascii="楷体" w:eastAsia="楷体" w:hAnsi="楷体"/>
          <w:szCs w:val="21"/>
        </w:rPr>
        <w:t>其中</w:t>
      </w:r>
      <m:oMath>
        <m:sSub>
          <m:sSubPr>
            <m:ctrlPr>
              <w:ins w:id="1284" w:author="T179966" w:date="2025-09-13T17:27:00Z" w16du:dateUtc="2025-09-13T09:27:00Z">
                <w:rPr>
                  <w:rFonts w:ascii="Cambria Math" w:eastAsia="楷体" w:hAnsi="Cambria Math"/>
                  <w:i/>
                  <w:szCs w:val="21"/>
                </w:rPr>
              </w:ins>
            </m:ctrlPr>
          </m:sSubPr>
          <m:e>
            <m:r>
              <w:ins w:id="1285" w:author="T179966" w:date="2025-09-13T17:27:00Z" w16du:dateUtc="2025-09-13T09:27:00Z">
                <w:rPr>
                  <w:rFonts w:ascii="Cambria Math" w:eastAsia="楷体" w:hAnsi="Cambria Math"/>
                  <w:szCs w:val="21"/>
                </w:rPr>
                <m:t>γ</m:t>
              </w:ins>
            </m:r>
          </m:e>
          <m:sub>
            <m:r>
              <w:ins w:id="1286" w:author="T179966" w:date="2025-09-13T17:27:00Z" w16du:dateUtc="2025-09-13T09:27:00Z">
                <w:rPr>
                  <w:rFonts w:ascii="Cambria Math" w:eastAsia="楷体" w:hAnsi="Cambria Math"/>
                  <w:szCs w:val="21"/>
                </w:rPr>
                <m:t>v</m:t>
              </w:ins>
            </m:r>
          </m:sub>
        </m:sSub>
      </m:oMath>
      <w:del w:id="1287" w:author="T179966" w:date="2025-09-13T17:27:00Z" w16du:dateUtc="2025-09-13T09:27:00Z">
        <w:r w:rsidDel="000519FC">
          <w:rPr>
            <w:rFonts w:ascii="楷体" w:eastAsia="楷体" w:hAnsi="楷体"/>
            <w:position w:val="-12"/>
            <w:szCs w:val="21"/>
          </w:rPr>
          <w:object w:dxaOrig="260" w:dyaOrig="360" w14:anchorId="0FCBD3D8">
            <v:shape id="_x0000_i1104" type="#_x0000_t75" style="width:12.75pt;height:18pt" o:ole="">
              <v:imagedata r:id="rId162" o:title=""/>
            </v:shape>
            <o:OLEObject Type="Embed" ProgID="Equation.3" ShapeID="_x0000_i1104" DrawAspect="Content" ObjectID="_1837502542" r:id="rId163"/>
          </w:object>
        </w:r>
      </w:del>
      <w:ins w:id="1288" w:author="T179966" w:date="2025-09-13T17:27:00Z" w16du:dateUtc="2025-09-13T09:27:00Z">
        <w:r w:rsidR="000519FC">
          <w:rPr>
            <w:rFonts w:ascii="楷体" w:eastAsia="楷体" w:hAnsi="楷体" w:hint="eastAsia"/>
            <w:szCs w:val="21"/>
          </w:rPr>
          <w:t xml:space="preserve"> </w:t>
        </w:r>
      </w:ins>
      <w:r>
        <w:rPr>
          <w:rFonts w:ascii="楷体" w:eastAsia="楷体" w:hAnsi="楷体" w:hint="eastAsia"/>
          <w:szCs w:val="21"/>
        </w:rPr>
        <w:t>(one-hot)</w:t>
      </w:r>
      <w:r>
        <w:rPr>
          <w:rFonts w:ascii="楷体" w:eastAsia="楷体" w:hAnsi="楷体"/>
          <w:szCs w:val="21"/>
        </w:rPr>
        <w:t>表示</w:t>
      </w:r>
      <w:r>
        <w:rPr>
          <w:rFonts w:ascii="楷体" w:eastAsia="楷体" w:hAnsi="楷体" w:hint="eastAsia"/>
          <w:szCs w:val="21"/>
        </w:rPr>
        <w:t>自适应的选择。</w:t>
      </w:r>
      <m:oMath>
        <m:r>
          <w:ins w:id="1289" w:author="T179966" w:date="2025-09-13T17:27:00Z" w16du:dateUtc="2025-09-13T09:27:00Z">
            <w:rPr>
              <w:rFonts w:ascii="Cambria Math" w:eastAsia="楷体" w:hAnsi="Cambria Math"/>
              <w:szCs w:val="21"/>
            </w:rPr>
            <m:t>τ</m:t>
          </w:ins>
        </m:r>
      </m:oMath>
      <w:del w:id="1290" w:author="T179966" w:date="2025-09-13T17:27:00Z" w16du:dateUtc="2025-09-13T09:27:00Z">
        <w:r w:rsidDel="000519FC">
          <w:rPr>
            <w:rFonts w:ascii="楷体" w:eastAsia="楷体" w:hAnsi="楷体" w:hint="eastAsia"/>
            <w:position w:val="-6"/>
            <w:szCs w:val="21"/>
          </w:rPr>
          <w:object w:dxaOrig="200" w:dyaOrig="220" w14:anchorId="729D438A">
            <v:shape id="_x0000_i1105" type="#_x0000_t75" style="width:9.75pt;height:11.25pt" o:ole="">
              <v:imagedata r:id="rId164" o:title=""/>
            </v:shape>
            <o:OLEObject Type="Embed" ProgID="Equation.3" ShapeID="_x0000_i1105" DrawAspect="Content" ObjectID="_1837502543" r:id="rId165"/>
          </w:object>
        </w:r>
      </w:del>
      <w:r>
        <w:rPr>
          <w:rFonts w:ascii="楷体" w:eastAsia="楷体" w:hAnsi="楷体" w:hint="eastAsia"/>
          <w:szCs w:val="21"/>
        </w:rPr>
        <w:t>表示温度，</w:t>
      </w:r>
      <m:oMath>
        <m:r>
          <w:ins w:id="1291" w:author="T179966" w:date="2025-09-13T17:27:00Z" w16du:dateUtc="2025-09-13T09:27:00Z">
            <w:rPr>
              <w:rFonts w:ascii="Cambria Math" w:eastAsia="楷体" w:hAnsi="楷体"/>
              <w:szCs w:val="21"/>
            </w:rPr>
            <m:t>g</m:t>
          </w:ins>
        </m:r>
      </m:oMath>
      <w:del w:id="1292" w:author="T179966" w:date="2025-09-13T17:27:00Z" w16du:dateUtc="2025-09-13T09:27:00Z">
        <w:r w:rsidDel="000519FC">
          <w:rPr>
            <w:rFonts w:ascii="楷体" w:eastAsia="楷体" w:hAnsi="楷体" w:hint="eastAsia"/>
            <w:position w:val="-10"/>
            <w:szCs w:val="21"/>
          </w:rPr>
          <w:object w:dxaOrig="200" w:dyaOrig="260" w14:anchorId="1AF4BFAE">
            <v:shape id="_x0000_i1106" type="#_x0000_t75" style="width:9.75pt;height:12.75pt" o:ole="">
              <v:imagedata r:id="rId166" o:title=""/>
            </v:shape>
            <o:OLEObject Type="Embed" ProgID="Equation.3" ShapeID="_x0000_i1106" DrawAspect="Content" ObjectID="_1837502544" r:id="rId167"/>
          </w:object>
        </w:r>
      </w:del>
      <w:r>
        <w:rPr>
          <w:rFonts w:ascii="楷体" w:eastAsia="楷体" w:hAnsi="楷体" w:hint="eastAsia"/>
          <w:szCs w:val="21"/>
        </w:rPr>
        <w:t>代表Gumbel噪声。</w:t>
      </w:r>
    </w:p>
    <w:p w14:paraId="41229CCE" w14:textId="50545278" w:rsidR="00DA4276" w:rsidRDefault="00000000" w:rsidP="000519FC">
      <w:pPr>
        <w:spacing w:beforeLines="50" w:before="156" w:line="300" w:lineRule="auto"/>
        <w:ind w:firstLine="420"/>
        <w:jc w:val="left"/>
        <w:rPr>
          <w:rFonts w:ascii="楷体" w:eastAsia="楷体" w:hAnsi="楷体" w:hint="eastAsia"/>
          <w:szCs w:val="21"/>
        </w:rPr>
      </w:pPr>
      <w:r>
        <w:rPr>
          <w:rFonts w:ascii="楷体" w:eastAsia="楷体" w:hAnsi="楷体" w:hint="eastAsia"/>
          <w:szCs w:val="21"/>
        </w:rPr>
        <w:t>在Gumbel-Softmax的基础上，引入了温度退火策略来动态调整温度参数τ。具体而言，在训练阶段，τ作为一个自适应参数，通过温度退火机制逐步调整；而在验证或测试</w:t>
      </w:r>
      <w:r>
        <w:rPr>
          <w:rFonts w:ascii="楷体" w:eastAsia="楷体" w:hAnsi="楷体" w:hint="eastAsia"/>
          <w:szCs w:val="21"/>
        </w:rPr>
        <w:lastRenderedPageBreak/>
        <w:t>阶段，</w:t>
      </w:r>
      <m:oMath>
        <m:sSub>
          <m:sSubPr>
            <m:ctrlPr>
              <w:ins w:id="1293" w:author="T179966" w:date="2025-09-13T17:27:00Z" w16du:dateUtc="2025-09-13T09:27:00Z">
                <w:rPr>
                  <w:rFonts w:ascii="Cambria Math" w:eastAsia="楷体" w:hAnsi="楷体"/>
                  <w:i/>
                  <w:szCs w:val="21"/>
                </w:rPr>
              </w:ins>
            </m:ctrlPr>
          </m:sSubPr>
          <m:e>
            <m:r>
              <w:ins w:id="1294" w:author="T179966" w:date="2025-09-13T17:27:00Z" w16du:dateUtc="2025-09-13T09:27:00Z">
                <w:rPr>
                  <w:rFonts w:ascii="Cambria Math" w:eastAsia="楷体" w:hAnsi="楷体"/>
                  <w:szCs w:val="21"/>
                </w:rPr>
                <m:t>τ</m:t>
              </w:ins>
            </m:r>
          </m:e>
          <m:sub>
            <m:r>
              <w:ins w:id="1295" w:author="T179966" w:date="2025-09-13T17:27:00Z" w16du:dateUtc="2025-09-13T09:27:00Z">
                <w:rPr>
                  <w:rFonts w:ascii="Cambria Math" w:eastAsia="楷体" w:hAnsi="楷体"/>
                  <w:szCs w:val="21"/>
                </w:rPr>
                <m:t>0</m:t>
              </w:ins>
            </m:r>
          </m:sub>
        </m:sSub>
      </m:oMath>
      <w:del w:id="1296" w:author="T179966" w:date="2025-09-13T17:27:00Z" w16du:dateUtc="2025-09-13T09:27:00Z">
        <w:r w:rsidDel="000519FC">
          <w:rPr>
            <w:rFonts w:ascii="楷体" w:eastAsia="楷体" w:hAnsi="楷体" w:hint="eastAsia"/>
            <w:position w:val="-12"/>
            <w:szCs w:val="21"/>
          </w:rPr>
          <w:object w:dxaOrig="260" w:dyaOrig="360" w14:anchorId="680B2A2F">
            <v:shape id="_x0000_i1107" type="#_x0000_t75" style="width:12.75pt;height:18pt" o:ole="">
              <v:imagedata r:id="rId168" o:title=""/>
            </v:shape>
            <o:OLEObject Type="Embed" ProgID="Equation.3" ShapeID="_x0000_i1107" DrawAspect="Content" ObjectID="_1837502545" r:id="rId169"/>
          </w:object>
        </w:r>
      </w:del>
      <w:r>
        <w:rPr>
          <w:rFonts w:ascii="楷体" w:eastAsia="楷体" w:hAnsi="楷体" w:hint="eastAsia"/>
          <w:szCs w:val="21"/>
        </w:rPr>
        <w:t>被固定为5以确保模型的稳定性。为了控制退火过程的速率，我们引入超参数α（代码中设置为0.01），该参数决定了温度退火的渐进性。这一设计使得模型在训练初期能够保持较高的随机性（即“软化”状态），从而促进探索；随着训练的进行，温度逐渐降低，模型逐渐趋向于确定性决策（即“硬化”状态），最终实现从探索到收敛的平滑过渡。</w:t>
      </w:r>
    </w:p>
    <w:p w14:paraId="34A8CAFD" w14:textId="5DADFC5E" w:rsidR="00DA4276" w:rsidRDefault="00000000" w:rsidP="000519FC">
      <w:pPr>
        <w:spacing w:beforeLines="50" w:before="156" w:line="300" w:lineRule="auto"/>
        <w:ind w:firstLine="420"/>
        <w:jc w:val="center"/>
        <w:rPr>
          <w:rFonts w:ascii="楷体" w:eastAsia="楷体" w:hAnsi="楷体" w:hint="eastAsia"/>
          <w:szCs w:val="21"/>
        </w:rPr>
      </w:pPr>
      <m:oMath>
        <m:sSub>
          <m:sSubPr>
            <m:ctrlPr>
              <w:ins w:id="1297" w:author="T179966" w:date="2025-09-13T17:27:00Z" w16du:dateUtc="2025-09-13T09:27:00Z">
                <w:rPr>
                  <w:rFonts w:ascii="Cambria Math" w:eastAsia="楷体" w:hAnsi="楷体"/>
                  <w:i/>
                  <w:szCs w:val="21"/>
                </w:rPr>
              </w:ins>
            </m:ctrlPr>
          </m:sSubPr>
          <m:e>
            <m:r>
              <w:ins w:id="1298" w:author="T179966" w:date="2025-09-13T17:27:00Z" w16du:dateUtc="2025-09-13T09:27:00Z">
                <w:rPr>
                  <w:rFonts w:ascii="Cambria Math" w:eastAsia="楷体" w:hAnsi="楷体"/>
                  <w:szCs w:val="21"/>
                </w:rPr>
                <m:t>τ</m:t>
              </w:ins>
            </m:r>
          </m:e>
          <m:sub>
            <m:r>
              <w:ins w:id="1299" w:author="T179966" w:date="2025-09-13T17:27:00Z" w16du:dateUtc="2025-09-13T09:27:00Z">
                <w:rPr>
                  <w:rFonts w:ascii="Cambria Math" w:eastAsia="楷体" w:hAnsi="楷体"/>
                  <w:szCs w:val="21"/>
                </w:rPr>
                <m:t>i</m:t>
              </w:ins>
            </m:r>
          </m:sub>
        </m:sSub>
        <m:r>
          <w:ins w:id="1300" w:author="T179966" w:date="2025-09-13T17:27:00Z" w16du:dateUtc="2025-09-13T09:27:00Z">
            <w:rPr>
              <w:rFonts w:ascii="Cambria Math" w:eastAsia="楷体" w:hAnsi="楷体"/>
              <w:szCs w:val="21"/>
            </w:rPr>
            <m:t>=</m:t>
          </w:ins>
        </m:r>
        <m:sSub>
          <m:sSubPr>
            <m:ctrlPr>
              <w:ins w:id="1301" w:author="T179966" w:date="2025-09-13T17:27:00Z" w16du:dateUtc="2025-09-13T09:27:00Z">
                <w:rPr>
                  <w:rFonts w:ascii="Cambria Math" w:eastAsia="楷体" w:hAnsi="楷体"/>
                  <w:i/>
                  <w:szCs w:val="21"/>
                </w:rPr>
              </w:ins>
            </m:ctrlPr>
          </m:sSubPr>
          <m:e>
            <m:r>
              <w:ins w:id="1302" w:author="T179966" w:date="2025-09-13T17:27:00Z" w16du:dateUtc="2025-09-13T09:27:00Z">
                <w:rPr>
                  <w:rFonts w:ascii="Cambria Math" w:eastAsia="楷体" w:hAnsi="楷体"/>
                  <w:szCs w:val="21"/>
                </w:rPr>
                <m:t>τ</m:t>
              </w:ins>
            </m:r>
          </m:e>
          <m:sub>
            <m:r>
              <w:ins w:id="1303" w:author="T179966" w:date="2025-09-13T17:27:00Z" w16du:dateUtc="2025-09-13T09:27:00Z">
                <w:rPr>
                  <w:rFonts w:ascii="Cambria Math" w:eastAsia="楷体" w:hAnsi="楷体"/>
                  <w:szCs w:val="21"/>
                </w:rPr>
                <m:t>o</m:t>
              </w:ins>
            </m:r>
          </m:sub>
        </m:sSub>
        <m:r>
          <w:ins w:id="1304" w:author="T179966" w:date="2025-09-13T17:27:00Z" w16du:dateUtc="2025-09-13T09:27:00Z">
            <w:rPr>
              <w:rFonts w:ascii="MS Gothic" w:eastAsia="MS Gothic" w:hAnsi="MS Gothic" w:cs="MS Gothic" w:hint="eastAsia"/>
              <w:szCs w:val="21"/>
            </w:rPr>
            <m:t>⋅</m:t>
          </w:ins>
        </m:r>
        <m:sSup>
          <m:sSupPr>
            <m:ctrlPr>
              <w:ins w:id="1305" w:author="T179966" w:date="2025-09-13T17:27:00Z" w16du:dateUtc="2025-09-13T09:27:00Z">
                <w:rPr>
                  <w:rFonts w:ascii="Cambria Math" w:eastAsia="楷体" w:hAnsi="楷体"/>
                  <w:i/>
                  <w:szCs w:val="21"/>
                </w:rPr>
              </w:ins>
            </m:ctrlPr>
          </m:sSupPr>
          <m:e>
            <m:r>
              <w:ins w:id="1306" w:author="T179966" w:date="2025-09-13T17:27:00Z" w16du:dateUtc="2025-09-13T09:27:00Z">
                <w:rPr>
                  <w:rFonts w:ascii="Cambria Math" w:eastAsia="楷体" w:hAnsi="楷体"/>
                  <w:szCs w:val="21"/>
                </w:rPr>
                <m:t>e</m:t>
              </w:ins>
            </m:r>
          </m:e>
          <m:sup>
            <m:r>
              <w:ins w:id="1307" w:author="T179966" w:date="2025-09-13T17:27:00Z" w16du:dateUtc="2025-09-13T09:27:00Z">
                <w:rPr>
                  <w:rFonts w:ascii="微软雅黑" w:eastAsia="微软雅黑" w:hAnsi="微软雅黑" w:cs="微软雅黑" w:hint="eastAsia"/>
                  <w:szCs w:val="21"/>
                </w:rPr>
                <m:t>-</m:t>
              </w:ins>
            </m:r>
            <m:r>
              <w:ins w:id="1308" w:author="T179966" w:date="2025-09-13T17:27:00Z" w16du:dateUtc="2025-09-13T09:27:00Z">
                <w:rPr>
                  <w:rFonts w:ascii="Cambria Math" w:eastAsia="楷体" w:hAnsi="楷体"/>
                  <w:szCs w:val="21"/>
                </w:rPr>
                <m:t>t</m:t>
              </w:ins>
            </m:r>
          </m:sup>
        </m:sSup>
      </m:oMath>
      <w:del w:id="1309" w:author="T179966" w:date="2025-09-13T17:27:00Z" w16du:dateUtc="2025-09-13T09:27:00Z">
        <w:r w:rsidR="000519FC" w:rsidDel="000519FC">
          <w:rPr>
            <w:rFonts w:ascii="楷体" w:eastAsia="楷体" w:hAnsi="楷体"/>
            <w:position w:val="-12"/>
            <w:szCs w:val="21"/>
          </w:rPr>
          <w:object w:dxaOrig="1060" w:dyaOrig="380" w14:anchorId="687FC9B1">
            <v:shape id="_x0000_i1108" type="#_x0000_t75" style="width:53.25pt;height:18.75pt" o:ole="">
              <v:imagedata r:id="rId170" o:title=""/>
            </v:shape>
            <o:OLEObject Type="Embed" ProgID="Equation.3" ShapeID="_x0000_i1108" DrawAspect="Content" ObjectID="_1837502546" r:id="rId171"/>
          </w:object>
        </w:r>
      </w:del>
    </w:p>
    <w:p w14:paraId="4D4BDE7A" w14:textId="1CB2B1D5" w:rsidR="00DA4276" w:rsidRDefault="00000000" w:rsidP="000519FC">
      <w:pPr>
        <w:spacing w:beforeLines="50" w:before="156" w:line="300" w:lineRule="auto"/>
        <w:ind w:firstLine="420"/>
        <w:jc w:val="left"/>
        <w:rPr>
          <w:rFonts w:ascii="楷体" w:eastAsia="楷体" w:hAnsi="楷体" w:hint="eastAsia"/>
          <w:szCs w:val="21"/>
        </w:rPr>
      </w:pPr>
      <w:r>
        <w:rPr>
          <w:rFonts w:ascii="楷体" w:eastAsia="楷体" w:hAnsi="楷体"/>
          <w:szCs w:val="21"/>
        </w:rPr>
        <w:t>特征网络</w:t>
      </w:r>
      <w:r>
        <w:rPr>
          <w:rFonts w:eastAsia="Times New Roman"/>
          <w:color w:val="2C2C36"/>
          <w:spacing w:val="1"/>
          <w:sz w:val="25"/>
          <w:szCs w:val="25"/>
          <w:shd w:val="clear" w:color="auto" w:fill="FFFFFF"/>
        </w:rPr>
        <w:t>Ψ</w:t>
      </w:r>
      <w:r>
        <w:rPr>
          <w:rFonts w:ascii="楷体" w:eastAsia="楷体" w:hAnsi="楷体"/>
          <w:szCs w:val="21"/>
        </w:rPr>
        <w:t>：</w:t>
      </w:r>
      <w:r>
        <w:rPr>
          <w:rFonts w:ascii="楷体" w:eastAsia="楷体" w:hAnsi="楷体" w:hint="eastAsia"/>
          <w:szCs w:val="21"/>
        </w:rPr>
        <w:t>对于特征矩阵</w:t>
      </w:r>
      <m:oMath>
        <m:r>
          <w:ins w:id="1310" w:author="T179966" w:date="2025-09-13T17:27:00Z" w16du:dateUtc="2025-09-13T09:27:00Z">
            <w:rPr>
              <w:rFonts w:ascii="Cambria Math" w:eastAsia="楷体" w:hAnsi="Cambria Math"/>
              <w:szCs w:val="21"/>
            </w:rPr>
            <m:t>X∈</m:t>
          </w:ins>
        </m:r>
        <m:sSup>
          <m:sSupPr>
            <m:ctrlPr>
              <w:ins w:id="1311" w:author="T179966" w:date="2025-09-13T17:27:00Z" w16du:dateUtc="2025-09-13T09:27:00Z">
                <w:rPr>
                  <w:rFonts w:ascii="Cambria Math" w:eastAsia="楷体" w:hAnsi="Cambria Math"/>
                  <w:i/>
                  <w:szCs w:val="21"/>
                </w:rPr>
              </w:ins>
            </m:ctrlPr>
          </m:sSupPr>
          <m:e>
            <m:r>
              <w:ins w:id="1312" w:author="T179966" w:date="2025-09-13T17:27:00Z" w16du:dateUtc="2025-09-13T09:27:00Z">
                <w:rPr>
                  <w:rFonts w:ascii="Cambria Math" w:eastAsia="楷体" w:hAnsi="Cambria Math"/>
                  <w:szCs w:val="21"/>
                </w:rPr>
                <m:t>R</m:t>
              </w:ins>
            </m:r>
          </m:e>
          <m:sup>
            <m:r>
              <w:ins w:id="1313" w:author="T179966" w:date="2025-09-13T17:27:00Z" w16du:dateUtc="2025-09-13T09:27:00Z">
                <w:rPr>
                  <w:rFonts w:ascii="Cambria Math" w:eastAsia="楷体" w:hAnsi="Cambria Math"/>
                  <w:szCs w:val="21"/>
                </w:rPr>
                <m:t>n×</m:t>
              </w:ins>
            </m:r>
            <m:sSub>
              <m:sSubPr>
                <m:ctrlPr>
                  <w:ins w:id="1314" w:author="T179966" w:date="2025-09-13T17:27:00Z" w16du:dateUtc="2025-09-13T09:27:00Z">
                    <w:rPr>
                      <w:rFonts w:ascii="Cambria Math" w:eastAsia="楷体" w:hAnsi="Cambria Math"/>
                      <w:i/>
                      <w:szCs w:val="21"/>
                    </w:rPr>
                  </w:ins>
                </m:ctrlPr>
              </m:sSubPr>
              <m:e>
                <m:r>
                  <w:ins w:id="1315" w:author="T179966" w:date="2025-09-13T17:27:00Z" w16du:dateUtc="2025-09-13T09:27:00Z">
                    <w:rPr>
                      <w:rFonts w:ascii="Cambria Math" w:eastAsia="楷体" w:hAnsi="Cambria Math"/>
                      <w:szCs w:val="21"/>
                    </w:rPr>
                    <m:t>d</m:t>
                  </w:ins>
                </m:r>
              </m:e>
              <m:sub>
                <m:r>
                  <w:ins w:id="1316" w:author="T179966" w:date="2025-09-13T17:27:00Z" w16du:dateUtc="2025-09-13T09:27:00Z">
                    <m:rPr>
                      <m:nor/>
                    </m:rPr>
                    <w:rPr>
                      <w:rFonts w:ascii="Cambria Math" w:eastAsia="楷体" w:hAnsi="Cambria Math"/>
                      <w:szCs w:val="21"/>
                    </w:rPr>
                    <m:t>in</m:t>
                  </w:ins>
                </m:r>
                <m:ctrlPr>
                  <w:ins w:id="1317" w:author="T179966" w:date="2025-09-13T17:27:00Z" w16du:dateUtc="2025-09-13T09:27:00Z">
                    <w:rPr>
                      <w:rFonts w:ascii="Cambria Math" w:eastAsia="楷体" w:hAnsi="Cambria Math"/>
                      <w:szCs w:val="21"/>
                    </w:rPr>
                  </w:ins>
                </m:ctrlPr>
              </m:sub>
            </m:sSub>
            <m:ctrlPr>
              <w:ins w:id="1318" w:author="T179966" w:date="2025-09-13T17:27:00Z" w16du:dateUtc="2025-09-13T09:27:00Z">
                <w:rPr>
                  <w:rFonts w:ascii="Cambria Math" w:eastAsia="楷体" w:hAnsi="Cambria Math" w:hint="eastAsia"/>
                  <w:i/>
                  <w:szCs w:val="21"/>
                </w:rPr>
              </w:ins>
            </m:ctrlPr>
          </m:sup>
        </m:sSup>
      </m:oMath>
      <w:del w:id="1319" w:author="T179966" w:date="2025-09-13T17:27:00Z" w16du:dateUtc="2025-09-13T09:27:00Z">
        <w:r w:rsidDel="000519FC">
          <w:rPr>
            <w:rFonts w:ascii="楷体" w:eastAsia="楷体" w:hAnsi="楷体"/>
            <w:position w:val="-4"/>
            <w:szCs w:val="21"/>
          </w:rPr>
          <w:object w:dxaOrig="999" w:dyaOrig="300" w14:anchorId="1E82BDCD">
            <v:shape id="_x0000_i1109" type="#_x0000_t75" style="width:50.25pt;height:15pt" o:ole="">
              <v:imagedata r:id="rId172" o:title=""/>
            </v:shape>
            <o:OLEObject Type="Embed" ProgID="Equation.3" ShapeID="_x0000_i1109" DrawAspect="Content" ObjectID="_1837502547" r:id="rId173"/>
          </w:object>
        </w:r>
      </w:del>
      <w:r>
        <w:rPr>
          <w:rFonts w:ascii="楷体" w:eastAsia="楷体" w:hAnsi="楷体" w:hint="eastAsia"/>
          <w:szCs w:val="21"/>
        </w:rPr>
        <w:t>中的所有节点v，</w:t>
      </w:r>
      <w:r>
        <w:rPr>
          <w:rFonts w:ascii="楷体" w:eastAsia="楷体" w:hAnsi="楷体"/>
          <w:szCs w:val="21"/>
        </w:rPr>
        <w:t>决策网络Φ</w:t>
      </w:r>
      <w:r>
        <w:rPr>
          <w:rFonts w:ascii="楷体" w:eastAsia="楷体" w:hAnsi="楷体" w:hint="eastAsia"/>
          <w:szCs w:val="21"/>
        </w:rPr>
        <w:t>都</w:t>
      </w:r>
      <w:r>
        <w:rPr>
          <w:rFonts w:ascii="楷体" w:eastAsia="楷体" w:hAnsi="楷体"/>
          <w:szCs w:val="21"/>
        </w:rPr>
        <w:t>输出</w:t>
      </w:r>
      <w:r>
        <w:rPr>
          <w:rFonts w:ascii="楷体" w:eastAsia="楷体" w:hAnsi="楷体" w:hint="eastAsia"/>
          <w:szCs w:val="21"/>
        </w:rPr>
        <w:t>了</w:t>
      </w:r>
      <w:r>
        <w:rPr>
          <w:rFonts w:ascii="楷体" w:eastAsia="楷体" w:hAnsi="楷体"/>
          <w:szCs w:val="21"/>
        </w:rPr>
        <w:t>邻域选择结果</w:t>
      </w:r>
      <m:oMath>
        <m:sSub>
          <m:sSubPr>
            <m:ctrlPr>
              <w:ins w:id="1320" w:author="T179966" w:date="2025-09-13T17:27:00Z" w16du:dateUtc="2025-09-13T09:27:00Z">
                <w:rPr>
                  <w:rFonts w:ascii="Cambria Math" w:eastAsia="楷体" w:hAnsi="楷体"/>
                  <w:i/>
                  <w:szCs w:val="21"/>
                </w:rPr>
              </w:ins>
            </m:ctrlPr>
          </m:sSubPr>
          <m:e>
            <m:r>
              <w:ins w:id="1321" w:author="T179966" w:date="2025-09-13T17:27:00Z" w16du:dateUtc="2025-09-13T09:27:00Z">
                <w:rPr>
                  <w:rFonts w:ascii="Cambria Math" w:eastAsia="楷体" w:hAnsi="楷体"/>
                  <w:szCs w:val="21"/>
                </w:rPr>
                <m:t>γ</m:t>
              </w:ins>
            </m:r>
          </m:e>
          <m:sub>
            <m:r>
              <w:ins w:id="1322" w:author="T179966" w:date="2025-09-13T17:27:00Z" w16du:dateUtc="2025-09-13T09:27:00Z">
                <w:rPr>
                  <w:rFonts w:ascii="Cambria Math" w:eastAsia="楷体" w:hAnsi="楷体"/>
                  <w:szCs w:val="21"/>
                </w:rPr>
                <m:t>v</m:t>
              </w:ins>
            </m:r>
          </m:sub>
        </m:sSub>
      </m:oMath>
      <w:del w:id="1323" w:author="T179966" w:date="2025-09-13T17:27:00Z" w16du:dateUtc="2025-09-13T09:27:00Z">
        <w:r w:rsidDel="000519FC">
          <w:rPr>
            <w:rFonts w:ascii="楷体" w:eastAsia="楷体" w:hAnsi="楷体"/>
            <w:szCs w:val="21"/>
          </w:rPr>
          <w:object w:dxaOrig="260" w:dyaOrig="360" w14:anchorId="66E7FF52">
            <v:shape id="_x0000_i1110" type="#_x0000_t75" style="width:12.75pt;height:18pt" o:ole="">
              <v:imagedata r:id="rId162" o:title=""/>
            </v:shape>
            <o:OLEObject Type="Embed" ProgID="Equation.3" ShapeID="_x0000_i1110" DrawAspect="Content" ObjectID="_1837502548" r:id="rId174"/>
          </w:object>
        </w:r>
      </w:del>
      <w:r>
        <w:rPr>
          <w:rFonts w:ascii="楷体" w:eastAsia="楷体" w:hAnsi="楷体"/>
          <w:szCs w:val="21"/>
        </w:rPr>
        <w:t>，</w:t>
      </w:r>
      <w:r>
        <w:rPr>
          <w:rFonts w:ascii="楷体" w:eastAsia="楷体" w:hAnsi="楷体" w:hint="eastAsia"/>
          <w:szCs w:val="21"/>
        </w:rPr>
        <w:t>接着对X用GATv2进行特征加权求和。先通过特征变换，将节点特征映射到高维空间，增强表达能力。</w:t>
      </w:r>
    </w:p>
    <w:p w14:paraId="7DCD2600" w14:textId="378513F8" w:rsidR="00DA4276" w:rsidRDefault="00000000" w:rsidP="000519FC">
      <w:pPr>
        <w:spacing w:beforeLines="50" w:before="156" w:line="300" w:lineRule="auto"/>
        <w:ind w:firstLine="420"/>
        <w:jc w:val="center"/>
        <w:rPr>
          <w:rFonts w:ascii="楷体" w:eastAsia="楷体" w:hAnsi="楷体" w:hint="eastAsia"/>
          <w:szCs w:val="21"/>
        </w:rPr>
      </w:pPr>
      <m:oMath>
        <m:sSup>
          <m:sSupPr>
            <m:ctrlPr>
              <w:ins w:id="1324" w:author="T179966" w:date="2025-09-13T17:27:00Z" w16du:dateUtc="2025-09-13T09:27:00Z">
                <w:rPr>
                  <w:rFonts w:ascii="Cambria Math" w:eastAsia="楷体" w:hAnsi="楷体"/>
                  <w:i/>
                  <w:szCs w:val="21"/>
                </w:rPr>
              </w:ins>
            </m:ctrlPr>
          </m:sSupPr>
          <m:e>
            <m:acc>
              <m:accPr>
                <m:chr m:val="̃"/>
                <m:ctrlPr>
                  <w:ins w:id="1325" w:author="T179966" w:date="2025-09-13T17:27:00Z" w16du:dateUtc="2025-09-13T09:27:00Z">
                    <w:rPr>
                      <w:rFonts w:ascii="Cambria Math" w:eastAsia="楷体" w:hAnsi="楷体"/>
                      <w:i/>
                      <w:szCs w:val="21"/>
                    </w:rPr>
                  </w:ins>
                </m:ctrlPr>
              </m:accPr>
              <m:e>
                <m:r>
                  <w:ins w:id="1326" w:author="T179966" w:date="2025-09-13T17:27:00Z" w16du:dateUtc="2025-09-13T09:27:00Z">
                    <w:rPr>
                      <w:rFonts w:ascii="Cambria Math" w:eastAsia="楷体" w:hAnsi="楷体"/>
                      <w:szCs w:val="21"/>
                    </w:rPr>
                    <m:t>X</m:t>
                  </w:ins>
                </m:r>
              </m:e>
            </m:acc>
          </m:e>
          <m:sup>
            <m:r>
              <w:ins w:id="1327" w:author="T179966" w:date="2025-09-13T17:27:00Z" w16du:dateUtc="2025-09-13T09:27:00Z">
                <w:rPr>
                  <w:rFonts w:ascii="Cambria Math" w:eastAsia="楷体" w:hAnsi="楷体"/>
                  <w:szCs w:val="21"/>
                </w:rPr>
                <m:t>(l)</m:t>
              </w:ins>
            </m:r>
          </m:sup>
        </m:sSup>
        <m:r>
          <w:ins w:id="1328" w:author="T179966" w:date="2025-09-13T17:27:00Z" w16du:dateUtc="2025-09-13T09:27:00Z">
            <w:rPr>
              <w:rFonts w:ascii="Cambria Math" w:eastAsia="楷体" w:hAnsi="楷体"/>
              <w:szCs w:val="21"/>
            </w:rPr>
            <m:t>=Leaky</m:t>
          </w:ins>
        </m:r>
        <m:func>
          <m:funcPr>
            <m:ctrlPr>
              <w:ins w:id="1329" w:author="T179966" w:date="2025-09-13T17:27:00Z" w16du:dateUtc="2025-09-13T09:27:00Z">
                <w:rPr>
                  <w:rFonts w:ascii="Cambria Math" w:eastAsia="楷体" w:hAnsi="楷体"/>
                  <w:i/>
                  <w:szCs w:val="21"/>
                </w:rPr>
              </w:ins>
            </m:ctrlPr>
          </m:funcPr>
          <m:fName>
            <m:r>
              <w:ins w:id="1330" w:author="T179966" w:date="2025-09-13T17:27:00Z" w16du:dateUtc="2025-09-13T09:27:00Z">
                <w:rPr>
                  <w:rFonts w:ascii="Cambria Math" w:eastAsia="楷体" w:hAnsi="楷体"/>
                  <w:szCs w:val="21"/>
                </w:rPr>
                <m:t>Re</m:t>
              </w:ins>
            </m:r>
          </m:fName>
          <m:e>
            <m:r>
              <w:ins w:id="1331" w:author="T179966" w:date="2025-09-13T17:27:00Z" w16du:dateUtc="2025-09-13T09:27:00Z">
                <w:rPr>
                  <w:rFonts w:ascii="Cambria Math" w:eastAsia="楷体" w:hAnsi="楷体"/>
                  <w:szCs w:val="21"/>
                </w:rPr>
                <m:t>L</m:t>
              </w:ins>
            </m:r>
          </m:e>
        </m:func>
        <m:r>
          <w:ins w:id="1332" w:author="T179966" w:date="2025-09-13T17:27:00Z" w16du:dateUtc="2025-09-13T09:27:00Z">
            <w:rPr>
              <w:rFonts w:ascii="Cambria Math" w:eastAsia="楷体" w:hAnsi="楷体"/>
              <w:szCs w:val="21"/>
            </w:rPr>
            <m:t>U(</m:t>
          </w:ins>
        </m:r>
        <m:sSup>
          <m:sSupPr>
            <m:ctrlPr>
              <w:ins w:id="1333" w:author="T179966" w:date="2025-09-13T17:27:00Z" w16du:dateUtc="2025-09-13T09:27:00Z">
                <w:rPr>
                  <w:rFonts w:ascii="Cambria Math" w:eastAsia="楷体" w:hAnsi="楷体"/>
                  <w:i/>
                  <w:szCs w:val="21"/>
                </w:rPr>
              </w:ins>
            </m:ctrlPr>
          </m:sSupPr>
          <m:e>
            <m:r>
              <w:ins w:id="1334" w:author="T179966" w:date="2025-09-13T17:27:00Z" w16du:dateUtc="2025-09-13T09:27:00Z">
                <w:rPr>
                  <w:rFonts w:ascii="Cambria Math" w:eastAsia="楷体" w:hAnsi="楷体"/>
                  <w:szCs w:val="21"/>
                </w:rPr>
                <m:t>W</m:t>
              </w:ins>
            </m:r>
          </m:e>
          <m:sup>
            <m:r>
              <w:ins w:id="1335" w:author="T179966" w:date="2025-09-13T17:27:00Z" w16du:dateUtc="2025-09-13T09:27:00Z">
                <w:rPr>
                  <w:rFonts w:ascii="Cambria Math" w:eastAsia="楷体" w:hAnsi="楷体"/>
                  <w:szCs w:val="21"/>
                </w:rPr>
                <m:t>(l)</m:t>
              </w:ins>
            </m:r>
          </m:sup>
        </m:sSup>
        <m:sSup>
          <m:sSupPr>
            <m:ctrlPr>
              <w:ins w:id="1336" w:author="T179966" w:date="2025-09-13T17:27:00Z" w16du:dateUtc="2025-09-13T09:27:00Z">
                <w:rPr>
                  <w:rFonts w:ascii="Cambria Math" w:eastAsia="楷体" w:hAnsi="楷体"/>
                  <w:i/>
                  <w:szCs w:val="21"/>
                </w:rPr>
              </w:ins>
            </m:ctrlPr>
          </m:sSupPr>
          <m:e>
            <m:r>
              <w:ins w:id="1337" w:author="T179966" w:date="2025-09-13T17:27:00Z" w16du:dateUtc="2025-09-13T09:27:00Z">
                <w:rPr>
                  <w:rFonts w:ascii="Cambria Math" w:eastAsia="楷体" w:hAnsi="楷体"/>
                  <w:szCs w:val="21"/>
                </w:rPr>
                <m:t>X</m:t>
              </w:ins>
            </m:r>
          </m:e>
          <m:sup>
            <m:r>
              <w:ins w:id="1338" w:author="T179966" w:date="2025-09-13T17:27:00Z" w16du:dateUtc="2025-09-13T09:27:00Z">
                <w:rPr>
                  <w:rFonts w:ascii="Cambria Math" w:eastAsia="楷体" w:hAnsi="楷体"/>
                  <w:szCs w:val="21"/>
                </w:rPr>
                <m:t>(l)</m:t>
              </w:ins>
            </m:r>
          </m:sup>
        </m:sSup>
        <m:r>
          <w:ins w:id="1339" w:author="T179966" w:date="2025-09-13T17:27:00Z" w16du:dateUtc="2025-09-13T09:27:00Z">
            <w:rPr>
              <w:rFonts w:ascii="Cambria Math" w:eastAsia="楷体" w:hAnsi="楷体"/>
              <w:szCs w:val="21"/>
            </w:rPr>
            <m:t>)</m:t>
          </w:ins>
        </m:r>
      </m:oMath>
      <w:del w:id="1340" w:author="T179966" w:date="2025-09-13T17:27:00Z" w16du:dateUtc="2025-09-13T09:27:00Z">
        <w:r w:rsidR="000519FC" w:rsidDel="000519FC">
          <w:rPr>
            <w:rFonts w:ascii="楷体" w:eastAsia="楷体" w:hAnsi="楷体" w:hint="eastAsia"/>
            <w:szCs w:val="21"/>
          </w:rPr>
          <w:object w:dxaOrig="2940" w:dyaOrig="380" w14:anchorId="4658270C">
            <v:shape id="_x0000_i1111" type="#_x0000_t75" style="width:147pt;height:18.75pt" o:ole="">
              <v:imagedata r:id="rId175" o:title=""/>
            </v:shape>
            <o:OLEObject Type="Embed" ProgID="Equation.3" ShapeID="_x0000_i1111" DrawAspect="Content" ObjectID="_1837502549" r:id="rId176"/>
          </w:object>
        </w:r>
      </w:del>
    </w:p>
    <w:p w14:paraId="166CAE23" w14:textId="2AE15234" w:rsidR="00DA4276" w:rsidRDefault="00000000" w:rsidP="000519FC">
      <w:pPr>
        <w:spacing w:beforeLines="50" w:before="156" w:line="300" w:lineRule="auto"/>
        <w:ind w:firstLine="420"/>
        <w:jc w:val="left"/>
        <w:rPr>
          <w:rFonts w:ascii="楷体" w:eastAsia="楷体" w:hAnsi="楷体" w:hint="eastAsia"/>
          <w:szCs w:val="21"/>
        </w:rPr>
      </w:pPr>
      <w:r>
        <w:rPr>
          <w:rFonts w:ascii="楷体" w:eastAsia="楷体" w:hAnsi="楷体" w:hint="eastAsia"/>
          <w:szCs w:val="21"/>
        </w:rPr>
        <w:t>其中</w:t>
      </w:r>
      <m:oMath>
        <m:sSup>
          <m:sSupPr>
            <m:ctrlPr>
              <w:ins w:id="1341" w:author="T179966" w:date="2025-09-13T17:27:00Z" w16du:dateUtc="2025-09-13T09:27:00Z">
                <w:rPr>
                  <w:rFonts w:ascii="Cambria Math" w:eastAsia="楷体" w:hAnsi="Cambria Math"/>
                  <w:i/>
                  <w:szCs w:val="21"/>
                </w:rPr>
              </w:ins>
            </m:ctrlPr>
          </m:sSupPr>
          <m:e>
            <m:r>
              <w:ins w:id="1342" w:author="T179966" w:date="2025-09-13T17:27:00Z" w16du:dateUtc="2025-09-13T09:27:00Z">
                <w:rPr>
                  <w:rFonts w:ascii="Cambria Math" w:eastAsia="楷体" w:hAnsi="Cambria Math"/>
                  <w:szCs w:val="21"/>
                </w:rPr>
                <m:t>W</m:t>
              </w:ins>
            </m:r>
          </m:e>
          <m:sup>
            <m:r>
              <w:ins w:id="1343" w:author="T179966" w:date="2025-09-13T17:27:00Z" w16du:dateUtc="2025-09-13T09:27:00Z">
                <w:rPr>
                  <w:rFonts w:ascii="Cambria Math" w:eastAsia="楷体" w:hAnsi="Cambria Math"/>
                  <w:szCs w:val="21"/>
                </w:rPr>
                <m:t>（</m:t>
              </w:ins>
            </m:r>
            <m:r>
              <w:ins w:id="1344" w:author="T179966" w:date="2025-09-13T17:27:00Z" w16du:dateUtc="2025-09-13T09:27:00Z">
                <w:rPr>
                  <w:rFonts w:ascii="Cambria Math" w:eastAsia="楷体" w:hAnsi="Cambria Math"/>
                  <w:szCs w:val="21"/>
                </w:rPr>
                <m:t>l)</m:t>
              </w:ins>
            </m:r>
          </m:sup>
        </m:sSup>
      </m:oMath>
      <w:del w:id="1345" w:author="T179966" w:date="2025-09-13T17:27:00Z" w16du:dateUtc="2025-09-13T09:27:00Z">
        <w:r w:rsidDel="000519FC">
          <w:rPr>
            <w:rFonts w:ascii="楷体" w:eastAsia="楷体" w:hAnsi="楷体" w:hint="eastAsia"/>
            <w:szCs w:val="21"/>
          </w:rPr>
          <w:object w:dxaOrig="500" w:dyaOrig="320" w14:anchorId="320DC360">
            <v:shape id="_x0000_i1112" type="#_x0000_t75" style="width:24.75pt;height:15.75pt" o:ole="">
              <v:imagedata r:id="rId177" o:title=""/>
            </v:shape>
            <o:OLEObject Type="Embed" ProgID="Equation.3" ShapeID="_x0000_i1112" DrawAspect="Content" ObjectID="_1837502550" r:id="rId178"/>
          </w:object>
        </w:r>
      </w:del>
      <w:r>
        <w:rPr>
          <w:rFonts w:ascii="楷体" w:eastAsia="楷体" w:hAnsi="楷体" w:hint="eastAsia"/>
          <w:szCs w:val="21"/>
        </w:rPr>
        <w:t>代表第l层可学习权重矩阵，</w:t>
      </w:r>
      <m:oMath>
        <m:sSup>
          <m:sSupPr>
            <m:ctrlPr>
              <w:ins w:id="1346" w:author="T179966" w:date="2025-09-13T17:27:00Z" w16du:dateUtc="2025-09-13T09:27:00Z">
                <w:rPr>
                  <w:rFonts w:ascii="Cambria Math" w:eastAsia="楷体" w:hAnsi="Cambria Math"/>
                  <w:i/>
                  <w:szCs w:val="21"/>
                </w:rPr>
              </w:ins>
            </m:ctrlPr>
          </m:sSupPr>
          <m:e>
            <m:acc>
              <m:accPr>
                <m:chr m:val="̃"/>
                <m:ctrlPr>
                  <w:ins w:id="1347" w:author="T179966" w:date="2025-09-13T17:27:00Z" w16du:dateUtc="2025-09-13T09:27:00Z">
                    <w:rPr>
                      <w:rFonts w:ascii="Cambria Math" w:eastAsia="楷体" w:hAnsi="Cambria Math"/>
                      <w:i/>
                      <w:szCs w:val="21"/>
                    </w:rPr>
                  </w:ins>
                </m:ctrlPr>
              </m:accPr>
              <m:e>
                <m:r>
                  <w:ins w:id="1348" w:author="T179966" w:date="2025-09-13T17:27:00Z" w16du:dateUtc="2025-09-13T09:27:00Z">
                    <w:rPr>
                      <w:rFonts w:ascii="Cambria Math" w:eastAsia="楷体" w:hAnsi="Cambria Math"/>
                      <w:szCs w:val="21"/>
                    </w:rPr>
                    <m:t>X</m:t>
                  </w:ins>
                </m:r>
              </m:e>
            </m:acc>
          </m:e>
          <m:sup>
            <m:r>
              <w:ins w:id="1349" w:author="T179966" w:date="2025-09-13T17:27:00Z" w16du:dateUtc="2025-09-13T09:27:00Z">
                <w:rPr>
                  <w:rFonts w:ascii="Cambria Math" w:eastAsia="楷体" w:hAnsi="Cambria Math"/>
                  <w:szCs w:val="21"/>
                </w:rPr>
                <m:t>(l)</m:t>
              </w:ins>
            </m:r>
          </m:sup>
        </m:sSup>
      </m:oMath>
      <w:del w:id="1350" w:author="T179966" w:date="2025-09-13T17:27:00Z" w16du:dateUtc="2025-09-13T09:27:00Z">
        <w:r w:rsidDel="000519FC">
          <w:rPr>
            <w:rFonts w:ascii="楷体" w:eastAsia="楷体" w:hAnsi="楷体" w:hint="eastAsia"/>
            <w:szCs w:val="21"/>
          </w:rPr>
          <w:object w:dxaOrig="420" w:dyaOrig="320" w14:anchorId="28C39B62">
            <v:shape id="_x0000_i1113" type="#_x0000_t75" style="width:21pt;height:15.75pt" o:ole="">
              <v:imagedata r:id="rId179" o:title=""/>
            </v:shape>
            <o:OLEObject Type="Embed" ProgID="Equation.3" ShapeID="_x0000_i1113" DrawAspect="Content" ObjectID="_1837502551" r:id="rId180"/>
          </w:object>
        </w:r>
      </w:del>
      <w:r>
        <w:rPr>
          <w:rFonts w:ascii="楷体" w:eastAsia="楷体" w:hAnsi="楷体" w:hint="eastAsia"/>
          <w:szCs w:val="21"/>
        </w:rPr>
        <w:t>代表强化后的特征矩阵，将v和它的邻居节点用GATv2计算出注意力系数</w:t>
      </w:r>
      <m:oMath>
        <m:sSub>
          <m:sSubPr>
            <m:ctrlPr>
              <w:ins w:id="1351" w:author="T179966" w:date="2025-09-13T17:27:00Z" w16du:dateUtc="2025-09-13T09:27:00Z">
                <w:rPr>
                  <w:rFonts w:ascii="Cambria Math" w:eastAsia="楷体" w:hAnsi="楷体"/>
                  <w:i/>
                  <w:szCs w:val="21"/>
                </w:rPr>
              </w:ins>
            </m:ctrlPr>
          </m:sSubPr>
          <m:e>
            <m:r>
              <w:ins w:id="1352" w:author="T179966" w:date="2025-09-13T17:27:00Z" w16du:dateUtc="2025-09-13T09:27:00Z">
                <w:rPr>
                  <w:rFonts w:ascii="Cambria Math" w:eastAsia="楷体" w:hAnsi="楷体"/>
                  <w:szCs w:val="21"/>
                </w:rPr>
                <m:t>α</m:t>
              </w:ins>
            </m:r>
          </m:e>
          <m:sub>
            <m:r>
              <w:ins w:id="1353" w:author="T179966" w:date="2025-09-13T17:27:00Z" w16du:dateUtc="2025-09-13T09:27:00Z">
                <w:rPr>
                  <w:rFonts w:ascii="Cambria Math" w:eastAsia="楷体" w:hAnsi="楷体"/>
                  <w:szCs w:val="21"/>
                </w:rPr>
                <m:t>vu</m:t>
              </w:ins>
            </m:r>
          </m:sub>
        </m:sSub>
      </m:oMath>
      <w:del w:id="1354" w:author="T179966" w:date="2025-09-13T17:27:00Z" w16du:dateUtc="2025-09-13T09:27:00Z">
        <w:r w:rsidDel="000519FC">
          <w:rPr>
            <w:rFonts w:ascii="楷体" w:eastAsia="楷体" w:hAnsi="楷体" w:hint="eastAsia"/>
            <w:szCs w:val="21"/>
          </w:rPr>
          <w:object w:dxaOrig="360" w:dyaOrig="360" w14:anchorId="58DABC9E">
            <v:shape id="_x0000_i1114" type="#_x0000_t75" style="width:18pt;height:18pt" o:ole="">
              <v:imagedata r:id="rId146" o:title=""/>
            </v:shape>
            <o:OLEObject Type="Embed" ProgID="Equation.3" ShapeID="_x0000_i1114" DrawAspect="Content" ObjectID="_1837502552" r:id="rId181"/>
          </w:object>
        </w:r>
      </w:del>
      <w:r>
        <w:rPr>
          <w:rFonts w:ascii="楷体" w:eastAsia="楷体" w:hAnsi="楷体" w:hint="eastAsia"/>
          <w:szCs w:val="21"/>
        </w:rPr>
        <w:t>，</w:t>
      </w:r>
      <w:r>
        <w:rPr>
          <w:rFonts w:ascii="楷体" w:eastAsia="楷体" w:hAnsi="楷体"/>
          <w:szCs w:val="21"/>
        </w:rPr>
        <w:t>表示节点v对其邻居节点u的“关注程度”。这个值是通过对节点v和u的特征进行某种形式的线性变换后，应用激活函数（如LeakyReLU），并通过softmax函数归一化得到的。具体来说，它反映了在更新节点v的特征时，邻居节点u的信息的重要性。</w:t>
      </w:r>
    </w:p>
    <w:p w14:paraId="508470E8" w14:textId="77777777" w:rsidR="00DA4276" w:rsidRDefault="00DA4276">
      <w:pPr>
        <w:spacing w:beforeLines="50" w:before="156" w:line="300" w:lineRule="auto"/>
        <w:ind w:firstLine="420"/>
        <w:jc w:val="left"/>
        <w:rPr>
          <w:rFonts w:ascii="楷体" w:eastAsia="楷体" w:hAnsi="楷体" w:hint="eastAsia"/>
          <w:szCs w:val="21"/>
        </w:rPr>
      </w:pPr>
    </w:p>
    <w:p w14:paraId="7122B431" w14:textId="13887B2A" w:rsidR="00DA4276" w:rsidRDefault="00000000" w:rsidP="000519FC">
      <w:pPr>
        <w:spacing w:beforeLines="50" w:before="156" w:line="300" w:lineRule="auto"/>
        <w:ind w:firstLine="420"/>
        <w:jc w:val="center"/>
        <w:rPr>
          <w:rFonts w:ascii="楷体" w:eastAsia="楷体" w:hAnsi="楷体" w:hint="eastAsia"/>
          <w:szCs w:val="21"/>
        </w:rPr>
      </w:pPr>
      <m:oMath>
        <m:sSub>
          <m:sSubPr>
            <m:ctrlPr>
              <w:ins w:id="1355" w:author="T179966" w:date="2025-09-13T17:27:00Z" w16du:dateUtc="2025-09-13T09:27:00Z">
                <w:rPr>
                  <w:rFonts w:ascii="Cambria Math" w:eastAsia="楷体" w:hAnsi="楷体"/>
                  <w:i/>
                  <w:szCs w:val="21"/>
                </w:rPr>
              </w:ins>
            </m:ctrlPr>
          </m:sSubPr>
          <m:e>
            <m:r>
              <w:ins w:id="1356" w:author="T179966" w:date="2025-09-13T17:27:00Z" w16du:dateUtc="2025-09-13T09:27:00Z">
                <w:rPr>
                  <w:rFonts w:ascii="Cambria Math" w:eastAsia="楷体" w:hAnsi="楷体"/>
                  <w:szCs w:val="21"/>
                </w:rPr>
                <m:t>α</m:t>
              </w:ins>
            </m:r>
          </m:e>
          <m:sub>
            <m:r>
              <w:ins w:id="1357" w:author="T179966" w:date="2025-09-13T17:27:00Z" w16du:dateUtc="2025-09-13T09:27:00Z">
                <m:rPr>
                  <m:nor/>
                </m:rPr>
                <w:rPr>
                  <w:rFonts w:ascii="Cambria Math" w:eastAsia="楷体" w:hAnsi="楷体"/>
                  <w:szCs w:val="21"/>
                </w:rPr>
                <m:t>vu</m:t>
              </w:ins>
            </m:r>
            <m:ctrlPr>
              <w:ins w:id="1358" w:author="T179966" w:date="2025-09-13T17:27:00Z" w16du:dateUtc="2025-09-13T09:27:00Z">
                <w:rPr>
                  <w:rFonts w:ascii="Cambria Math" w:eastAsia="楷体" w:hAnsi="楷体"/>
                  <w:szCs w:val="21"/>
                </w:rPr>
              </w:ins>
            </m:ctrlPr>
          </m:sub>
        </m:sSub>
        <m:r>
          <w:ins w:id="1359" w:author="T179966" w:date="2025-09-13T17:27:00Z" w16du:dateUtc="2025-09-13T09:27:00Z">
            <w:rPr>
              <w:rFonts w:ascii="Cambria Math" w:eastAsia="楷体" w:hAnsi="楷体"/>
              <w:szCs w:val="21"/>
            </w:rPr>
            <m:t>=</m:t>
          </w:ins>
        </m:r>
        <m:f>
          <m:fPr>
            <m:ctrlPr>
              <w:ins w:id="1360" w:author="T179966" w:date="2025-09-13T17:27:00Z" w16du:dateUtc="2025-09-13T09:27:00Z">
                <w:rPr>
                  <w:rFonts w:ascii="Cambria Math" w:eastAsia="楷体" w:hAnsi="楷体"/>
                  <w:szCs w:val="21"/>
                </w:rPr>
              </w:ins>
            </m:ctrlPr>
          </m:fPr>
          <m:num>
            <m:r>
              <w:ins w:id="1361" w:author="T179966" w:date="2025-09-13T17:27:00Z" w16du:dateUtc="2025-09-13T09:27:00Z">
                <m:rPr>
                  <m:nor/>
                </m:rPr>
                <w:rPr>
                  <w:rFonts w:ascii="Cambria Math" w:eastAsia="楷体" w:hAnsi="楷体"/>
                  <w:szCs w:val="21"/>
                </w:rPr>
                <m:t>ex</m:t>
              </w:ins>
            </m:r>
            <m:r>
              <w:ins w:id="1362" w:author="T179966" w:date="2025-09-13T17:27:00Z" w16du:dateUtc="2025-09-13T09:27:00Z">
                <w:rPr>
                  <w:rFonts w:ascii="Cambria Math" w:eastAsia="楷体" w:hAnsi="楷体"/>
                  <w:szCs w:val="21"/>
                </w:rPr>
                <m:t>p</m:t>
              </w:ins>
            </m:r>
            <m:r>
              <w:ins w:id="1363" w:author="T179966" w:date="2025-09-13T17:27:00Z" w16du:dateUtc="2025-09-13T09:27:00Z">
                <m:rPr>
                  <m:sty m:val="p"/>
                </m:rPr>
                <w:rPr>
                  <w:rFonts w:ascii="Cambria Math" w:eastAsia="楷体" w:hAnsi="楷体"/>
                  <w:szCs w:val="21"/>
                </w:rPr>
                <m:t>(</m:t>
              </w:ins>
            </m:r>
            <m:r>
              <w:ins w:id="1364" w:author="T179966" w:date="2025-09-13T17:27:00Z" w16du:dateUtc="2025-09-13T09:27:00Z">
                <w:rPr>
                  <w:rFonts w:ascii="Cambria Math" w:eastAsia="楷体" w:hAnsi="楷体"/>
                  <w:szCs w:val="21"/>
                </w:rPr>
                <m:t>Leaky</m:t>
              </w:ins>
            </m:r>
            <m:func>
              <m:funcPr>
                <m:ctrlPr>
                  <w:ins w:id="1365" w:author="T179966" w:date="2025-09-13T17:27:00Z" w16du:dateUtc="2025-09-13T09:27:00Z">
                    <w:rPr>
                      <w:rFonts w:ascii="Cambria Math" w:eastAsia="楷体" w:hAnsi="楷体"/>
                      <w:i/>
                      <w:szCs w:val="21"/>
                    </w:rPr>
                  </w:ins>
                </m:ctrlPr>
              </m:funcPr>
              <m:fName>
                <m:r>
                  <w:ins w:id="1366" w:author="T179966" w:date="2025-09-13T17:27:00Z" w16du:dateUtc="2025-09-13T09:27:00Z">
                    <w:rPr>
                      <w:rFonts w:ascii="Cambria Math" w:eastAsia="楷体" w:hAnsi="楷体"/>
                      <w:szCs w:val="21"/>
                    </w:rPr>
                    <m:t>Re</m:t>
                  </w:ins>
                </m:r>
              </m:fName>
              <m:e>
                <m:r>
                  <w:ins w:id="1367" w:author="T179966" w:date="2025-09-13T17:27:00Z" w16du:dateUtc="2025-09-13T09:27:00Z">
                    <w:rPr>
                      <w:rFonts w:ascii="Cambria Math" w:eastAsia="楷体" w:hAnsi="楷体"/>
                      <w:szCs w:val="21"/>
                    </w:rPr>
                    <m:t>L</m:t>
                  </w:ins>
                </m:r>
              </m:e>
            </m:func>
            <m:r>
              <w:ins w:id="1368" w:author="T179966" w:date="2025-09-13T17:27:00Z" w16du:dateUtc="2025-09-13T09:27:00Z">
                <w:rPr>
                  <w:rFonts w:ascii="Cambria Math" w:eastAsia="楷体" w:hAnsi="楷体"/>
                  <w:szCs w:val="21"/>
                </w:rPr>
                <m:t>U(</m:t>
              </w:ins>
            </m:r>
            <m:sSup>
              <m:sSupPr>
                <m:ctrlPr>
                  <w:ins w:id="1369" w:author="T179966" w:date="2025-09-13T17:27:00Z" w16du:dateUtc="2025-09-13T09:27:00Z">
                    <w:rPr>
                      <w:rFonts w:ascii="Cambria Math" w:eastAsia="楷体" w:hAnsi="楷体"/>
                      <w:i/>
                      <w:szCs w:val="21"/>
                    </w:rPr>
                  </w:ins>
                </m:ctrlPr>
              </m:sSupPr>
              <m:e>
                <m:r>
                  <w:ins w:id="1370" w:author="T179966" w:date="2025-09-13T17:27:00Z" w16du:dateUtc="2025-09-13T09:27:00Z">
                    <w:rPr>
                      <w:rFonts w:ascii="Cambria Math" w:eastAsia="楷体" w:hAnsi="楷体"/>
                      <w:szCs w:val="21"/>
                    </w:rPr>
                    <m:t>a</m:t>
                  </w:ins>
                </m:r>
              </m:e>
              <m:sup>
                <m:r>
                  <w:ins w:id="1371" w:author="T179966" w:date="2025-09-13T17:27:00Z" w16du:dateUtc="2025-09-13T09:27:00Z">
                    <w:rPr>
                      <w:rFonts w:ascii="Cambria Math" w:eastAsia="楷体" w:hAnsi="楷体"/>
                      <w:szCs w:val="21"/>
                    </w:rPr>
                    <m:t>T</m:t>
                  </w:ins>
                </m:r>
              </m:sup>
            </m:sSup>
            <m:d>
              <m:dPr>
                <m:begChr m:val="["/>
                <m:endChr m:val="]"/>
                <m:ctrlPr>
                  <w:ins w:id="1372" w:author="T179966" w:date="2025-09-13T17:27:00Z" w16du:dateUtc="2025-09-13T09:27:00Z">
                    <w:rPr>
                      <w:rFonts w:ascii="Cambria Math" w:eastAsia="楷体" w:hAnsi="楷体"/>
                      <w:i/>
                      <w:szCs w:val="21"/>
                    </w:rPr>
                  </w:ins>
                </m:ctrlPr>
              </m:dPr>
              <m:e>
                <m:r>
                  <w:ins w:id="1373" w:author="T179966" w:date="2025-09-13T17:27:00Z" w16du:dateUtc="2025-09-13T09:27:00Z">
                    <w:rPr>
                      <w:rFonts w:ascii="Cambria Math" w:eastAsia="楷体" w:hAnsi="楷体"/>
                      <w:szCs w:val="21"/>
                    </w:rPr>
                    <m:t>W</m:t>
                  </w:ins>
                </m:r>
                <m:sSub>
                  <m:sSubPr>
                    <m:ctrlPr>
                      <w:ins w:id="1374" w:author="T179966" w:date="2025-09-13T17:27:00Z" w16du:dateUtc="2025-09-13T09:27:00Z">
                        <w:rPr>
                          <w:rFonts w:ascii="Cambria Math" w:eastAsia="楷体" w:hAnsi="Cambria Math"/>
                          <w:i/>
                          <w:szCs w:val="21"/>
                        </w:rPr>
                      </w:ins>
                    </m:ctrlPr>
                  </m:sSubPr>
                  <m:e>
                    <m:r>
                      <w:ins w:id="1375" w:author="T179966" w:date="2025-09-13T17:27:00Z" w16du:dateUtc="2025-09-13T09:27:00Z">
                        <w:rPr>
                          <w:rFonts w:ascii="MS Gothic" w:eastAsia="MS Gothic" w:hAnsi="MS Gothic" w:cs="MS Gothic" w:hint="eastAsia"/>
                          <w:szCs w:val="21"/>
                        </w:rPr>
                        <m:t>h</m:t>
                      </w:ins>
                    </m:r>
                  </m:e>
                  <m:sub>
                    <m:r>
                      <w:ins w:id="1376" w:author="T179966" w:date="2025-09-13T17:27:00Z" w16du:dateUtc="2025-09-13T09:27:00Z">
                        <w:rPr>
                          <w:rFonts w:ascii="Cambria Math" w:eastAsia="楷体" w:hAnsi="楷体"/>
                          <w:szCs w:val="21"/>
                        </w:rPr>
                        <m:t>v</m:t>
                      </w:ins>
                    </m:r>
                    <m:ctrlPr>
                      <w:ins w:id="1377" w:author="T179966" w:date="2025-09-13T17:27:00Z" w16du:dateUtc="2025-09-13T09:27:00Z">
                        <w:rPr>
                          <w:rFonts w:ascii="Cambria Math" w:eastAsia="楷体" w:hAnsi="楷体"/>
                          <w:i/>
                          <w:szCs w:val="21"/>
                        </w:rPr>
                      </w:ins>
                    </m:ctrlPr>
                  </m:sub>
                </m:sSub>
                <m:d>
                  <m:dPr>
                    <m:begChr m:val="‖"/>
                    <m:endChr m:val=""/>
                    <m:ctrlPr>
                      <w:ins w:id="1378" w:author="T179966" w:date="2025-09-13T17:27:00Z" w16du:dateUtc="2025-09-13T09:27:00Z">
                        <w:rPr>
                          <w:rFonts w:ascii="Cambria Math" w:eastAsia="楷体" w:hAnsi="楷体"/>
                          <w:i/>
                          <w:szCs w:val="21"/>
                        </w:rPr>
                      </w:ins>
                    </m:ctrlPr>
                  </m:dPr>
                  <m:e>
                    <m:r>
                      <w:ins w:id="1379" w:author="T179966" w:date="2025-09-13T17:27:00Z" w16du:dateUtc="2025-09-13T09:27:00Z">
                        <w:rPr>
                          <w:rFonts w:ascii="Cambria Math" w:eastAsia="楷体" w:hAnsi="楷体"/>
                          <w:szCs w:val="21"/>
                        </w:rPr>
                        <m:t>W</m:t>
                      </w:ins>
                    </m:r>
                    <m:sSub>
                      <m:sSubPr>
                        <m:ctrlPr>
                          <w:ins w:id="1380" w:author="T179966" w:date="2025-09-13T17:27:00Z" w16du:dateUtc="2025-09-13T09:27:00Z">
                            <w:rPr>
                              <w:rFonts w:ascii="Cambria Math" w:eastAsia="楷体" w:hAnsi="Cambria Math"/>
                              <w:i/>
                              <w:szCs w:val="21"/>
                            </w:rPr>
                          </w:ins>
                        </m:ctrlPr>
                      </m:sSubPr>
                      <m:e>
                        <m:r>
                          <w:ins w:id="1381" w:author="T179966" w:date="2025-09-13T17:27:00Z" w16du:dateUtc="2025-09-13T09:27:00Z">
                            <w:rPr>
                              <w:rFonts w:ascii="MS Gothic" w:eastAsia="MS Gothic" w:hAnsi="MS Gothic" w:cs="MS Gothic" w:hint="eastAsia"/>
                              <w:szCs w:val="21"/>
                            </w:rPr>
                            <m:t>h</m:t>
                          </w:ins>
                        </m:r>
                      </m:e>
                      <m:sub>
                        <m:r>
                          <w:ins w:id="1382" w:author="T179966" w:date="2025-09-13T17:27:00Z" w16du:dateUtc="2025-09-13T09:27:00Z">
                            <w:rPr>
                              <w:rFonts w:ascii="Cambria Math" w:eastAsia="楷体" w:hAnsi="楷体"/>
                              <w:szCs w:val="21"/>
                            </w:rPr>
                            <m:t>u</m:t>
                          </w:ins>
                        </m:r>
                        <m:ctrlPr>
                          <w:ins w:id="1383" w:author="T179966" w:date="2025-09-13T17:27:00Z" w16du:dateUtc="2025-09-13T09:27:00Z">
                            <w:rPr>
                              <w:rFonts w:ascii="Cambria Math" w:eastAsia="楷体" w:hAnsi="楷体"/>
                              <w:i/>
                              <w:szCs w:val="21"/>
                            </w:rPr>
                          </w:ins>
                        </m:ctrlPr>
                      </m:sub>
                    </m:sSub>
                    <m:ctrlPr>
                      <w:ins w:id="1384" w:author="T179966" w:date="2025-09-13T17:27:00Z" w16du:dateUtc="2025-09-13T09:27:00Z">
                        <w:rPr>
                          <w:rFonts w:ascii="Cambria Math" w:eastAsia="楷体" w:hAnsi="Cambria Math" w:hint="eastAsia"/>
                          <w:i/>
                          <w:szCs w:val="21"/>
                        </w:rPr>
                      </w:ins>
                    </m:ctrlPr>
                  </m:e>
                </m:d>
                <m:ctrlPr>
                  <w:ins w:id="1385" w:author="T179966" w:date="2025-09-13T17:27:00Z" w16du:dateUtc="2025-09-13T09:27:00Z">
                    <w:rPr>
                      <w:rFonts w:ascii="Cambria Math" w:eastAsia="楷体" w:hAnsi="Cambria Math" w:hint="eastAsia"/>
                      <w:i/>
                      <w:szCs w:val="21"/>
                    </w:rPr>
                  </w:ins>
                </m:ctrlPr>
              </m:e>
            </m:d>
            <m:r>
              <w:ins w:id="1386" w:author="T179966" w:date="2025-09-13T17:27:00Z" w16du:dateUtc="2025-09-13T09:27:00Z">
                <w:rPr>
                  <w:rFonts w:ascii="Cambria Math" w:eastAsia="楷体" w:hAnsi="楷体"/>
                  <w:szCs w:val="21"/>
                </w:rPr>
                <m:t>))</m:t>
              </w:ins>
            </m:r>
            <m:ctrlPr>
              <w:ins w:id="1387" w:author="T179966" w:date="2025-09-13T17:27:00Z" w16du:dateUtc="2025-09-13T09:27:00Z">
                <w:rPr>
                  <w:rFonts w:ascii="Cambria Math" w:eastAsia="楷体" w:hAnsi="楷体"/>
                  <w:i/>
                  <w:szCs w:val="21"/>
                </w:rPr>
              </w:ins>
            </m:ctrlPr>
          </m:num>
          <m:den>
            <m:nary>
              <m:naryPr>
                <m:chr m:val="∑"/>
                <m:supHide m:val="1"/>
                <m:ctrlPr>
                  <w:ins w:id="1388" w:author="T179966" w:date="2025-09-13T17:27:00Z" w16du:dateUtc="2025-09-13T09:27:00Z">
                    <w:rPr>
                      <w:rFonts w:ascii="Cambria Math" w:eastAsia="楷体" w:hAnsi="楷体"/>
                      <w:i/>
                      <w:szCs w:val="21"/>
                    </w:rPr>
                  </w:ins>
                </m:ctrlPr>
              </m:naryPr>
              <m:sub>
                <m:r>
                  <w:ins w:id="1389" w:author="T179966" w:date="2025-09-13T17:27:00Z" w16du:dateUtc="2025-09-13T09:27:00Z">
                    <w:rPr>
                      <w:rFonts w:ascii="Cambria Math" w:eastAsia="楷体" w:hAnsi="楷体"/>
                      <w:szCs w:val="21"/>
                    </w:rPr>
                    <m:t>k</m:t>
                  </w:ins>
                </m:r>
                <m:r>
                  <w:ins w:id="1390" w:author="T179966" w:date="2025-09-13T17:27:00Z" w16du:dateUtc="2025-09-13T09:27:00Z">
                    <w:rPr>
                      <w:rFonts w:ascii="Cambria Math" w:eastAsia="楷体" w:hAnsi="楷体"/>
                      <w:szCs w:val="21"/>
                    </w:rPr>
                    <m:t>∈</m:t>
                  </w:ins>
                </m:r>
                <m:sSub>
                  <m:sSubPr>
                    <m:ctrlPr>
                      <w:ins w:id="1391" w:author="T179966" w:date="2025-09-13T17:27:00Z" w16du:dateUtc="2025-09-13T09:27:00Z">
                        <w:rPr>
                          <w:rFonts w:ascii="Cambria Math" w:eastAsia="楷体" w:hAnsi="楷体"/>
                          <w:i/>
                          <w:szCs w:val="21"/>
                        </w:rPr>
                      </w:ins>
                    </m:ctrlPr>
                  </m:sSubPr>
                  <m:e>
                    <m:r>
                      <w:ins w:id="1392" w:author="T179966" w:date="2025-09-13T17:27:00Z" w16du:dateUtc="2025-09-13T09:27:00Z">
                        <w:rPr>
                          <w:rFonts w:ascii="Cambria Math" w:eastAsia="楷体" w:hAnsi="楷体"/>
                          <w:szCs w:val="21"/>
                        </w:rPr>
                        <m:t>N</m:t>
                      </w:ins>
                    </m:r>
                  </m:e>
                  <m:sub>
                    <m:r>
                      <w:ins w:id="1393" w:author="T179966" w:date="2025-09-13T17:27:00Z" w16du:dateUtc="2025-09-13T09:27:00Z">
                        <w:rPr>
                          <w:rFonts w:ascii="Cambria Math" w:eastAsia="楷体" w:hAnsi="楷体"/>
                          <w:szCs w:val="21"/>
                        </w:rPr>
                        <m:t>d</m:t>
                      </w:ins>
                    </m:r>
                  </m:sub>
                </m:sSub>
                <m:r>
                  <w:ins w:id="1394" w:author="T179966" w:date="2025-09-13T17:27:00Z" w16du:dateUtc="2025-09-13T09:27:00Z">
                    <w:rPr>
                      <w:rFonts w:ascii="Cambria Math" w:eastAsia="楷体" w:hAnsi="楷体"/>
                      <w:szCs w:val="21"/>
                    </w:rPr>
                    <m:t>(v)</m:t>
                  </w:ins>
                </m:r>
              </m:sub>
              <m:sup/>
              <m:e>
                <m:func>
                  <m:funcPr>
                    <m:ctrlPr>
                      <w:ins w:id="1395" w:author="T179966" w:date="2025-09-13T17:27:00Z" w16du:dateUtc="2025-09-13T09:27:00Z">
                        <w:rPr>
                          <w:rFonts w:ascii="Cambria Math" w:eastAsia="楷体" w:hAnsi="楷体"/>
                          <w:i/>
                          <w:szCs w:val="21"/>
                        </w:rPr>
                      </w:ins>
                    </m:ctrlPr>
                  </m:funcPr>
                  <m:fName>
                    <m:r>
                      <w:ins w:id="1396" w:author="T179966" w:date="2025-09-13T17:27:00Z" w16du:dateUtc="2025-09-13T09:27:00Z">
                        <w:rPr>
                          <w:rFonts w:ascii="Cambria Math" w:eastAsia="楷体" w:hAnsi="楷体"/>
                          <w:szCs w:val="21"/>
                        </w:rPr>
                        <m:t>exp</m:t>
                      </w:ins>
                    </m:r>
                  </m:fName>
                  <m:e>
                    <m:r>
                      <w:ins w:id="1397" w:author="T179966" w:date="2025-09-13T17:27:00Z" w16du:dateUtc="2025-09-13T09:27:00Z">
                        <w:rPr>
                          <w:rFonts w:ascii="Cambria Math" w:eastAsia="楷体" w:hAnsi="楷体"/>
                          <w:szCs w:val="21"/>
                        </w:rPr>
                        <m:t>(</m:t>
                      </w:ins>
                    </m:r>
                  </m:e>
                </m:func>
                <m:r>
                  <w:ins w:id="1398" w:author="T179966" w:date="2025-09-13T17:27:00Z" w16du:dateUtc="2025-09-13T09:27:00Z">
                    <w:rPr>
                      <w:rFonts w:ascii="Cambria Math" w:eastAsia="楷体" w:hAnsi="楷体"/>
                      <w:szCs w:val="21"/>
                    </w:rPr>
                    <m:t>Leaky</m:t>
                  </w:ins>
                </m:r>
                <m:func>
                  <m:funcPr>
                    <m:ctrlPr>
                      <w:ins w:id="1399" w:author="T179966" w:date="2025-09-13T17:27:00Z" w16du:dateUtc="2025-09-13T09:27:00Z">
                        <w:rPr>
                          <w:rFonts w:ascii="Cambria Math" w:eastAsia="楷体" w:hAnsi="楷体"/>
                          <w:i/>
                          <w:szCs w:val="21"/>
                        </w:rPr>
                      </w:ins>
                    </m:ctrlPr>
                  </m:funcPr>
                  <m:fName>
                    <m:r>
                      <w:ins w:id="1400" w:author="T179966" w:date="2025-09-13T17:27:00Z" w16du:dateUtc="2025-09-13T09:27:00Z">
                        <w:rPr>
                          <w:rFonts w:ascii="Cambria Math" w:eastAsia="楷体" w:hAnsi="楷体"/>
                          <w:szCs w:val="21"/>
                        </w:rPr>
                        <m:t>Re</m:t>
                      </w:ins>
                    </m:r>
                  </m:fName>
                  <m:e>
                    <m:r>
                      <w:ins w:id="1401" w:author="T179966" w:date="2025-09-13T17:27:00Z" w16du:dateUtc="2025-09-13T09:27:00Z">
                        <w:rPr>
                          <w:rFonts w:ascii="Cambria Math" w:eastAsia="楷体" w:hAnsi="楷体"/>
                          <w:szCs w:val="21"/>
                        </w:rPr>
                        <m:t>L</m:t>
                      </w:ins>
                    </m:r>
                  </m:e>
                </m:func>
                <m:r>
                  <w:ins w:id="1402" w:author="T179966" w:date="2025-09-13T17:27:00Z" w16du:dateUtc="2025-09-13T09:27:00Z">
                    <w:rPr>
                      <w:rFonts w:ascii="Cambria Math" w:eastAsia="楷体" w:hAnsi="楷体"/>
                      <w:szCs w:val="21"/>
                    </w:rPr>
                    <m:t>U(</m:t>
                  </w:ins>
                </m:r>
                <m:sSup>
                  <m:sSupPr>
                    <m:ctrlPr>
                      <w:ins w:id="1403" w:author="T179966" w:date="2025-09-13T17:27:00Z" w16du:dateUtc="2025-09-13T09:27:00Z">
                        <w:rPr>
                          <w:rFonts w:ascii="Cambria Math" w:eastAsia="楷体" w:hAnsi="楷体"/>
                          <w:i/>
                          <w:szCs w:val="21"/>
                        </w:rPr>
                      </w:ins>
                    </m:ctrlPr>
                  </m:sSupPr>
                  <m:e>
                    <m:r>
                      <w:ins w:id="1404" w:author="T179966" w:date="2025-09-13T17:27:00Z" w16du:dateUtc="2025-09-13T09:27:00Z">
                        <w:rPr>
                          <w:rFonts w:ascii="Cambria Math" w:eastAsia="楷体" w:hAnsi="楷体"/>
                          <w:szCs w:val="21"/>
                        </w:rPr>
                        <m:t>a</m:t>
                      </w:ins>
                    </m:r>
                  </m:e>
                  <m:sup>
                    <m:r>
                      <w:ins w:id="1405" w:author="T179966" w:date="2025-09-13T17:27:00Z" w16du:dateUtc="2025-09-13T09:27:00Z">
                        <w:rPr>
                          <w:rFonts w:ascii="Cambria Math" w:eastAsia="楷体" w:hAnsi="楷体"/>
                          <w:szCs w:val="21"/>
                        </w:rPr>
                        <m:t>T</m:t>
                      </w:ins>
                    </m:r>
                  </m:sup>
                </m:sSup>
                <m:d>
                  <m:dPr>
                    <m:begChr m:val="["/>
                    <m:endChr m:val="]"/>
                    <m:ctrlPr>
                      <w:ins w:id="1406" w:author="T179966" w:date="2025-09-13T17:27:00Z" w16du:dateUtc="2025-09-13T09:27:00Z">
                        <w:rPr>
                          <w:rFonts w:ascii="Cambria Math" w:eastAsia="楷体" w:hAnsi="楷体"/>
                          <w:i/>
                          <w:szCs w:val="21"/>
                        </w:rPr>
                      </w:ins>
                    </m:ctrlPr>
                  </m:dPr>
                  <m:e>
                    <m:r>
                      <w:ins w:id="1407" w:author="T179966" w:date="2025-09-13T17:27:00Z" w16du:dateUtc="2025-09-13T09:27:00Z">
                        <w:rPr>
                          <w:rFonts w:ascii="Cambria Math" w:eastAsia="楷体" w:hAnsi="楷体"/>
                          <w:szCs w:val="21"/>
                        </w:rPr>
                        <m:t>W</m:t>
                      </w:ins>
                    </m:r>
                    <m:sSub>
                      <m:sSubPr>
                        <m:ctrlPr>
                          <w:ins w:id="1408" w:author="T179966" w:date="2025-09-13T17:27:00Z" w16du:dateUtc="2025-09-13T09:27:00Z">
                            <w:rPr>
                              <w:rFonts w:ascii="Cambria Math" w:eastAsia="楷体" w:hAnsi="Cambria Math"/>
                              <w:i/>
                              <w:szCs w:val="21"/>
                            </w:rPr>
                          </w:ins>
                        </m:ctrlPr>
                      </m:sSubPr>
                      <m:e>
                        <m:r>
                          <w:ins w:id="1409" w:author="T179966" w:date="2025-09-13T17:27:00Z" w16du:dateUtc="2025-09-13T09:27:00Z">
                            <w:rPr>
                              <w:rFonts w:ascii="MS Gothic" w:eastAsia="MS Gothic" w:hAnsi="MS Gothic" w:cs="MS Gothic" w:hint="eastAsia"/>
                              <w:szCs w:val="21"/>
                            </w:rPr>
                            <m:t>h</m:t>
                          </w:ins>
                        </m:r>
                      </m:e>
                      <m:sub>
                        <m:r>
                          <w:ins w:id="1410" w:author="T179966" w:date="2025-09-13T17:27:00Z" w16du:dateUtc="2025-09-13T09:27:00Z">
                            <w:rPr>
                              <w:rFonts w:ascii="Cambria Math" w:eastAsia="楷体" w:hAnsi="楷体"/>
                              <w:szCs w:val="21"/>
                            </w:rPr>
                            <m:t>v</m:t>
                          </w:ins>
                        </m:r>
                        <m:ctrlPr>
                          <w:ins w:id="1411" w:author="T179966" w:date="2025-09-13T17:27:00Z" w16du:dateUtc="2025-09-13T09:27:00Z">
                            <w:rPr>
                              <w:rFonts w:ascii="Cambria Math" w:eastAsia="楷体" w:hAnsi="楷体"/>
                              <w:i/>
                              <w:szCs w:val="21"/>
                            </w:rPr>
                          </w:ins>
                        </m:ctrlPr>
                      </m:sub>
                    </m:sSub>
                    <m:d>
                      <m:dPr>
                        <m:begChr m:val="‖"/>
                        <m:endChr m:val=""/>
                        <m:ctrlPr>
                          <w:ins w:id="1412" w:author="T179966" w:date="2025-09-13T17:27:00Z" w16du:dateUtc="2025-09-13T09:27:00Z">
                            <w:rPr>
                              <w:rFonts w:ascii="Cambria Math" w:eastAsia="楷体" w:hAnsi="楷体"/>
                              <w:i/>
                              <w:szCs w:val="21"/>
                            </w:rPr>
                          </w:ins>
                        </m:ctrlPr>
                      </m:dPr>
                      <m:e>
                        <m:r>
                          <w:ins w:id="1413" w:author="T179966" w:date="2025-09-13T17:27:00Z" w16du:dateUtc="2025-09-13T09:27:00Z">
                            <w:rPr>
                              <w:rFonts w:ascii="Cambria Math" w:eastAsia="楷体" w:hAnsi="楷体"/>
                              <w:szCs w:val="21"/>
                            </w:rPr>
                            <m:t>W</m:t>
                          </w:ins>
                        </m:r>
                        <m:sSub>
                          <m:sSubPr>
                            <m:ctrlPr>
                              <w:ins w:id="1414" w:author="T179966" w:date="2025-09-13T17:27:00Z" w16du:dateUtc="2025-09-13T09:27:00Z">
                                <w:rPr>
                                  <w:rFonts w:ascii="Cambria Math" w:eastAsia="楷体" w:hAnsi="Cambria Math"/>
                                  <w:i/>
                                  <w:szCs w:val="21"/>
                                </w:rPr>
                              </w:ins>
                            </m:ctrlPr>
                          </m:sSubPr>
                          <m:e>
                            <m:r>
                              <w:ins w:id="1415" w:author="T179966" w:date="2025-09-13T17:27:00Z" w16du:dateUtc="2025-09-13T09:27:00Z">
                                <w:rPr>
                                  <w:rFonts w:ascii="MS Gothic" w:eastAsia="MS Gothic" w:hAnsi="MS Gothic" w:cs="MS Gothic" w:hint="eastAsia"/>
                                  <w:szCs w:val="21"/>
                                </w:rPr>
                                <m:t>h</m:t>
                              </w:ins>
                            </m:r>
                          </m:e>
                          <m:sub>
                            <m:r>
                              <w:ins w:id="1416" w:author="T179966" w:date="2025-09-13T17:27:00Z" w16du:dateUtc="2025-09-13T09:27:00Z">
                                <w:rPr>
                                  <w:rFonts w:ascii="Cambria Math" w:eastAsia="楷体" w:hAnsi="楷体"/>
                                  <w:szCs w:val="21"/>
                                </w:rPr>
                                <m:t>u</m:t>
                              </w:ins>
                            </m:r>
                            <m:ctrlPr>
                              <w:ins w:id="1417" w:author="T179966" w:date="2025-09-13T17:27:00Z" w16du:dateUtc="2025-09-13T09:27:00Z">
                                <w:rPr>
                                  <w:rFonts w:ascii="Cambria Math" w:eastAsia="楷体" w:hAnsi="楷体"/>
                                  <w:i/>
                                  <w:szCs w:val="21"/>
                                </w:rPr>
                              </w:ins>
                            </m:ctrlPr>
                          </m:sub>
                        </m:sSub>
                        <m:ctrlPr>
                          <w:ins w:id="1418" w:author="T179966" w:date="2025-09-13T17:27:00Z" w16du:dateUtc="2025-09-13T09:27:00Z">
                            <w:rPr>
                              <w:rFonts w:ascii="Cambria Math" w:eastAsia="楷体" w:hAnsi="Cambria Math" w:hint="eastAsia"/>
                              <w:i/>
                              <w:szCs w:val="21"/>
                            </w:rPr>
                          </w:ins>
                        </m:ctrlPr>
                      </m:e>
                    </m:d>
                    <m:ctrlPr>
                      <w:ins w:id="1419" w:author="T179966" w:date="2025-09-13T17:27:00Z" w16du:dateUtc="2025-09-13T09:27:00Z">
                        <w:rPr>
                          <w:rFonts w:ascii="Cambria Math" w:eastAsia="楷体" w:hAnsi="Cambria Math" w:hint="eastAsia"/>
                          <w:i/>
                          <w:szCs w:val="21"/>
                        </w:rPr>
                      </w:ins>
                    </m:ctrlPr>
                  </m:e>
                </m:d>
                <m:r>
                  <w:ins w:id="1420" w:author="T179966" w:date="2025-09-13T17:27:00Z" w16du:dateUtc="2025-09-13T09:27:00Z">
                    <w:rPr>
                      <w:rFonts w:ascii="Cambria Math" w:eastAsia="楷体" w:hAnsi="楷体"/>
                      <w:szCs w:val="21"/>
                    </w:rPr>
                    <m:t>))</m:t>
                  </w:ins>
                </m:r>
              </m:e>
            </m:nary>
            <m:ctrlPr>
              <w:ins w:id="1421" w:author="T179966" w:date="2025-09-13T17:27:00Z" w16du:dateUtc="2025-09-13T09:27:00Z">
                <w:rPr>
                  <w:rFonts w:ascii="Cambria Math" w:eastAsia="楷体" w:hAnsi="Cambria Math" w:hint="eastAsia"/>
                  <w:i/>
                  <w:szCs w:val="21"/>
                </w:rPr>
              </w:ins>
            </m:ctrlPr>
          </m:den>
        </m:f>
      </m:oMath>
      <w:del w:id="1422" w:author="T179966" w:date="2025-09-13T17:27:00Z" w16du:dateUtc="2025-09-13T09:27:00Z">
        <w:r w:rsidR="000519FC" w:rsidDel="000519FC">
          <w:rPr>
            <w:rFonts w:ascii="楷体" w:eastAsia="楷体" w:hAnsi="楷体" w:hint="eastAsia"/>
            <w:szCs w:val="21"/>
          </w:rPr>
          <w:object w:dxaOrig="4240" w:dyaOrig="940" w14:anchorId="4D56E7F0">
            <v:shape id="_x0000_i1115" type="#_x0000_t75" style="width:212.2pt;height:47.25pt" o:ole="">
              <v:imagedata r:id="rId148" o:title=""/>
            </v:shape>
            <o:OLEObject Type="Embed" ProgID="Equation.3" ShapeID="_x0000_i1115" DrawAspect="Content" ObjectID="_1837502553" r:id="rId182"/>
          </w:object>
        </w:r>
      </w:del>
    </w:p>
    <w:p w14:paraId="7102F1A1" w14:textId="68649D62" w:rsidR="00DA4276" w:rsidRDefault="00000000" w:rsidP="000519FC">
      <w:pPr>
        <w:spacing w:beforeLines="50" w:before="156" w:line="300" w:lineRule="auto"/>
        <w:ind w:firstLine="420"/>
        <w:jc w:val="left"/>
        <w:rPr>
          <w:rFonts w:ascii="楷体" w:eastAsia="楷体" w:hAnsi="楷体" w:hint="eastAsia"/>
          <w:szCs w:val="21"/>
        </w:rPr>
      </w:pPr>
      <w:r>
        <w:rPr>
          <w:rFonts w:ascii="楷体" w:eastAsia="楷体" w:hAnsi="楷体" w:hint="eastAsia"/>
          <w:szCs w:val="21"/>
        </w:rPr>
        <w:t>最后根据注意力系数</w:t>
      </w:r>
      <m:oMath>
        <m:sSub>
          <m:sSubPr>
            <m:ctrlPr>
              <w:ins w:id="1423" w:author="T179966" w:date="2025-09-13T17:27:00Z" w16du:dateUtc="2025-09-13T09:27:00Z">
                <w:rPr>
                  <w:rFonts w:ascii="Cambria Math" w:eastAsia="楷体" w:hAnsi="Cambria Math"/>
                  <w:i/>
                  <w:szCs w:val="21"/>
                </w:rPr>
              </w:ins>
            </m:ctrlPr>
          </m:sSubPr>
          <m:e>
            <m:r>
              <w:ins w:id="1424" w:author="T179966" w:date="2025-09-13T17:27:00Z" w16du:dateUtc="2025-09-13T09:27:00Z">
                <w:rPr>
                  <w:rFonts w:ascii="Cambria Math" w:eastAsia="楷体" w:hAnsi="Cambria Math"/>
                  <w:szCs w:val="21"/>
                </w:rPr>
                <m:t>α</m:t>
              </w:ins>
            </m:r>
          </m:e>
          <m:sub>
            <m:r>
              <w:ins w:id="1425" w:author="T179966" w:date="2025-09-13T17:27:00Z" w16du:dateUtc="2025-09-13T09:27:00Z">
                <w:rPr>
                  <w:rFonts w:ascii="Cambria Math" w:eastAsia="楷体" w:hAnsi="Cambria Math"/>
                  <w:szCs w:val="21"/>
                </w:rPr>
                <m:t>vu</m:t>
              </w:ins>
            </m:r>
          </m:sub>
        </m:sSub>
      </m:oMath>
      <w:del w:id="1426" w:author="T179966" w:date="2025-09-13T17:27:00Z" w16du:dateUtc="2025-09-13T09:27:00Z">
        <w:r w:rsidDel="000519FC">
          <w:rPr>
            <w:rFonts w:ascii="楷体" w:eastAsia="楷体" w:hAnsi="楷体" w:hint="eastAsia"/>
            <w:szCs w:val="21"/>
          </w:rPr>
          <w:object w:dxaOrig="360" w:dyaOrig="360" w14:anchorId="18D18985">
            <v:shape id="_x0000_i1116" type="#_x0000_t75" style="width:18pt;height:18pt" o:ole="">
              <v:imagedata r:id="rId146" o:title=""/>
            </v:shape>
            <o:OLEObject Type="Embed" ProgID="Equation.3" ShapeID="_x0000_i1116" DrawAspect="Content" ObjectID="_1837502554" r:id="rId183"/>
          </w:object>
        </w:r>
      </w:del>
      <w:r>
        <w:rPr>
          <w:rFonts w:ascii="楷体" w:eastAsia="楷体" w:hAnsi="楷体" w:hint="eastAsia"/>
          <w:szCs w:val="21"/>
        </w:rPr>
        <w:t>和邻</w:t>
      </w:r>
      <w:r>
        <w:rPr>
          <w:rFonts w:ascii="楷体" w:eastAsia="楷体" w:hAnsi="楷体"/>
          <w:szCs w:val="21"/>
        </w:rPr>
        <w:t>域选择结果</w:t>
      </w:r>
      <m:oMath>
        <m:sSub>
          <m:sSubPr>
            <m:ctrlPr>
              <w:ins w:id="1427" w:author="T179966" w:date="2025-09-13T17:27:00Z" w16du:dateUtc="2025-09-13T09:27:00Z">
                <w:rPr>
                  <w:rFonts w:ascii="Cambria Math" w:eastAsia="楷体" w:hAnsi="楷体"/>
                  <w:i/>
                  <w:szCs w:val="21"/>
                </w:rPr>
              </w:ins>
            </m:ctrlPr>
          </m:sSubPr>
          <m:e>
            <m:r>
              <w:ins w:id="1428" w:author="T179966" w:date="2025-09-13T17:27:00Z" w16du:dateUtc="2025-09-13T09:27:00Z">
                <w:rPr>
                  <w:rFonts w:ascii="Cambria Math" w:eastAsia="楷体" w:hAnsi="楷体"/>
                  <w:szCs w:val="21"/>
                </w:rPr>
                <m:t>γ</m:t>
              </w:ins>
            </m:r>
          </m:e>
          <m:sub>
            <m:r>
              <w:ins w:id="1429" w:author="T179966" w:date="2025-09-13T17:27:00Z" w16du:dateUtc="2025-09-13T09:27:00Z">
                <w:rPr>
                  <w:rFonts w:ascii="Cambria Math" w:eastAsia="楷体" w:hAnsi="楷体"/>
                  <w:szCs w:val="21"/>
                </w:rPr>
                <m:t>v</m:t>
              </w:ins>
            </m:r>
          </m:sub>
        </m:sSub>
      </m:oMath>
      <w:del w:id="1430" w:author="T179966" w:date="2025-09-13T17:27:00Z" w16du:dateUtc="2025-09-13T09:27:00Z">
        <w:r w:rsidDel="000519FC">
          <w:rPr>
            <w:rFonts w:ascii="楷体" w:eastAsia="楷体" w:hAnsi="楷体"/>
            <w:szCs w:val="21"/>
          </w:rPr>
          <w:object w:dxaOrig="260" w:dyaOrig="360" w14:anchorId="0174A9D1">
            <v:shape id="_x0000_i1117" type="#_x0000_t75" style="width:12.75pt;height:18pt" o:ole="">
              <v:imagedata r:id="rId162" o:title=""/>
            </v:shape>
            <o:OLEObject Type="Embed" ProgID="Equation.3" ShapeID="_x0000_i1117" DrawAspect="Content" ObjectID="_1837502555" r:id="rId184"/>
          </w:object>
        </w:r>
      </w:del>
      <w:r>
        <w:rPr>
          <w:rFonts w:ascii="楷体" w:eastAsia="楷体" w:hAnsi="楷体" w:hint="eastAsia"/>
          <w:szCs w:val="21"/>
        </w:rPr>
        <w:t>更新节点v的特征表示。</w:t>
      </w:r>
    </w:p>
    <w:p w14:paraId="51059056" w14:textId="3289DF45" w:rsidR="00DA4276" w:rsidRDefault="00000000" w:rsidP="000519FC">
      <w:pPr>
        <w:spacing w:beforeLines="50" w:before="156" w:line="300" w:lineRule="auto"/>
        <w:ind w:firstLine="420"/>
        <w:jc w:val="center"/>
        <w:rPr>
          <w:rFonts w:ascii="楷体" w:eastAsia="楷体" w:hAnsi="楷体" w:hint="eastAsia"/>
          <w:szCs w:val="21"/>
        </w:rPr>
      </w:pPr>
      <m:oMath>
        <m:sSubSup>
          <m:sSubSupPr>
            <m:ctrlPr>
              <w:ins w:id="1431" w:author="T179966" w:date="2025-09-13T17:27:00Z" w16du:dateUtc="2025-09-13T09:27:00Z">
                <w:rPr>
                  <w:rFonts w:ascii="Cambria Math" w:eastAsia="楷体" w:hAnsi="Cambria Math"/>
                  <w:i/>
                  <w:szCs w:val="21"/>
                </w:rPr>
              </w:ins>
            </m:ctrlPr>
          </m:sSubSupPr>
          <m:e>
            <m:r>
              <w:ins w:id="1432" w:author="T179966" w:date="2025-09-13T17:27:00Z" w16du:dateUtc="2025-09-13T09:27:00Z">
                <w:rPr>
                  <w:rFonts w:ascii="MS Gothic" w:eastAsia="MS Gothic" w:hAnsi="MS Gothic" w:cs="MS Gothic" w:hint="eastAsia"/>
                  <w:szCs w:val="21"/>
                </w:rPr>
                <m:t>h</m:t>
              </w:ins>
            </m:r>
          </m:e>
          <m:sub>
            <m:r>
              <w:ins w:id="1433" w:author="T179966" w:date="2025-09-13T17:27:00Z" w16du:dateUtc="2025-09-13T09:27:00Z">
                <w:rPr>
                  <w:rFonts w:ascii="Cambria Math" w:eastAsia="楷体" w:hAnsi="楷体"/>
                  <w:szCs w:val="21"/>
                </w:rPr>
                <m:t>v</m:t>
              </w:ins>
            </m:r>
            <m:ctrlPr>
              <w:ins w:id="1434" w:author="T179966" w:date="2025-09-13T17:27:00Z" w16du:dateUtc="2025-09-13T09:27:00Z">
                <w:rPr>
                  <w:rFonts w:ascii="Cambria Math" w:eastAsia="楷体" w:hAnsi="楷体"/>
                  <w:i/>
                  <w:szCs w:val="21"/>
                </w:rPr>
              </w:ins>
            </m:ctrlPr>
          </m:sub>
          <m:sup>
            <m:r>
              <w:ins w:id="1435" w:author="T179966" w:date="2025-09-13T17:27:00Z" w16du:dateUtc="2025-09-13T09:27:00Z">
                <w:rPr>
                  <w:rFonts w:ascii="Cambria Math" w:eastAsia="楷体" w:hAnsi="楷体"/>
                  <w:szCs w:val="21"/>
                </w:rPr>
                <m:t>(l)</m:t>
              </w:ins>
            </m:r>
            <m:ctrlPr>
              <w:ins w:id="1436" w:author="T179966" w:date="2025-09-13T17:27:00Z" w16du:dateUtc="2025-09-13T09:27:00Z">
                <w:rPr>
                  <w:rFonts w:ascii="Cambria Math" w:eastAsia="楷体" w:hAnsi="楷体"/>
                  <w:i/>
                  <w:szCs w:val="21"/>
                </w:rPr>
              </w:ins>
            </m:ctrlPr>
          </m:sup>
        </m:sSubSup>
        <m:r>
          <w:ins w:id="1437" w:author="T179966" w:date="2025-09-13T17:27:00Z" w16du:dateUtc="2025-09-13T09:27:00Z">
            <w:rPr>
              <w:rFonts w:ascii="Cambria Math" w:eastAsia="楷体" w:hAnsi="楷体"/>
              <w:szCs w:val="21"/>
            </w:rPr>
            <m:t>=σ(</m:t>
          </w:ins>
        </m:r>
        <m:nary>
          <m:naryPr>
            <m:chr m:val="∑"/>
            <m:subHide m:val="1"/>
            <m:supHide m:val="1"/>
            <m:ctrlPr>
              <w:ins w:id="1438" w:author="T179966" w:date="2025-09-13T17:27:00Z" w16du:dateUtc="2025-09-13T09:27:00Z">
                <w:rPr>
                  <w:rFonts w:ascii="Cambria Math" w:eastAsia="楷体" w:hAnsi="楷体"/>
                  <w:i/>
                  <w:szCs w:val="21"/>
                </w:rPr>
              </w:ins>
            </m:ctrlPr>
          </m:naryPr>
          <m:sub/>
          <m:sup/>
          <m:e>
            <m:sSub>
              <m:sSubPr>
                <m:ctrlPr>
                  <w:ins w:id="1439" w:author="T179966" w:date="2025-09-13T17:27:00Z" w16du:dateUtc="2025-09-13T09:27:00Z">
                    <w:rPr>
                      <w:rFonts w:ascii="Cambria Math" w:eastAsia="楷体" w:hAnsi="楷体"/>
                      <w:i/>
                      <w:szCs w:val="21"/>
                    </w:rPr>
                  </w:ins>
                </m:ctrlPr>
              </m:sSubPr>
              <m:e>
                <m:r>
                  <w:ins w:id="1440" w:author="T179966" w:date="2025-09-13T17:27:00Z" w16du:dateUtc="2025-09-13T09:27:00Z">
                    <w:rPr>
                      <w:rFonts w:ascii="Cambria Math" w:eastAsia="楷体" w:hAnsi="楷体"/>
                      <w:szCs w:val="21"/>
                    </w:rPr>
                    <m:t>α</m:t>
                  </w:ins>
                </m:r>
              </m:e>
              <m:sub>
                <m:r>
                  <w:ins w:id="1441" w:author="T179966" w:date="2025-09-13T17:27:00Z" w16du:dateUtc="2025-09-13T09:27:00Z">
                    <w:rPr>
                      <w:rFonts w:ascii="Cambria Math" w:eastAsia="楷体" w:hAnsi="楷体"/>
                      <w:szCs w:val="21"/>
                    </w:rPr>
                    <m:t>vu</m:t>
                  </w:ins>
                </m:r>
              </m:sub>
            </m:sSub>
            <m:sSubSup>
              <m:sSubSupPr>
                <m:ctrlPr>
                  <w:ins w:id="1442" w:author="T179966" w:date="2025-09-13T17:27:00Z" w16du:dateUtc="2025-09-13T09:27:00Z">
                    <w:rPr>
                      <w:rFonts w:ascii="Cambria Math" w:eastAsia="楷体" w:hAnsi="Cambria Math"/>
                      <w:i/>
                      <w:szCs w:val="21"/>
                    </w:rPr>
                  </w:ins>
                </m:ctrlPr>
              </m:sSubSupPr>
              <m:e>
                <m:r>
                  <w:ins w:id="1443" w:author="T179966" w:date="2025-09-13T17:27:00Z" w16du:dateUtc="2025-09-13T09:27:00Z">
                    <w:rPr>
                      <w:rFonts w:ascii="MS Gothic" w:eastAsia="MS Gothic" w:hAnsi="MS Gothic" w:cs="MS Gothic" w:hint="eastAsia"/>
                      <w:szCs w:val="21"/>
                    </w:rPr>
                    <m:t>h</m:t>
                  </w:ins>
                </m:r>
              </m:e>
              <m:sub>
                <m:r>
                  <w:ins w:id="1444" w:author="T179966" w:date="2025-09-13T17:27:00Z" w16du:dateUtc="2025-09-13T09:27:00Z">
                    <w:rPr>
                      <w:rFonts w:ascii="Cambria Math" w:eastAsia="楷体" w:hAnsi="楷体"/>
                      <w:szCs w:val="21"/>
                    </w:rPr>
                    <m:t>neig</m:t>
                  </w:ins>
                </m:r>
                <m:r>
                  <w:ins w:id="1445" w:author="T179966" w:date="2025-09-13T17:27:00Z" w16du:dateUtc="2025-09-13T09:27:00Z">
                    <w:rPr>
                      <w:rFonts w:ascii="MS Gothic" w:eastAsia="MS Gothic" w:hAnsi="MS Gothic" w:cs="MS Gothic" w:hint="eastAsia"/>
                      <w:szCs w:val="21"/>
                    </w:rPr>
                    <m:t>h</m:t>
                  </w:ins>
                </m:r>
                <m:r>
                  <w:ins w:id="1446" w:author="T179966" w:date="2025-09-13T17:27:00Z" w16du:dateUtc="2025-09-13T09:27:00Z">
                    <w:rPr>
                      <w:rFonts w:ascii="Cambria Math" w:eastAsia="楷体" w:hAnsi="楷体"/>
                      <w:szCs w:val="21"/>
                    </w:rPr>
                    <m:t>bor</m:t>
                  </w:ins>
                </m:r>
                <m:ctrlPr>
                  <w:ins w:id="1447" w:author="T179966" w:date="2025-09-13T17:27:00Z" w16du:dateUtc="2025-09-13T09:27:00Z">
                    <w:rPr>
                      <w:rFonts w:ascii="Cambria Math" w:eastAsia="楷体" w:hAnsi="楷体"/>
                      <w:i/>
                      <w:szCs w:val="21"/>
                    </w:rPr>
                  </w:ins>
                </m:ctrlPr>
              </m:sub>
              <m:sup>
                <m:r>
                  <w:ins w:id="1448" w:author="T179966" w:date="2025-09-13T17:27:00Z" w16du:dateUtc="2025-09-13T09:27:00Z">
                    <w:rPr>
                      <w:rFonts w:ascii="Cambria Math" w:eastAsia="楷体" w:hAnsi="楷体"/>
                      <w:szCs w:val="21"/>
                    </w:rPr>
                    <m:t>(l</m:t>
                  </w:ins>
                </m:r>
                <m:r>
                  <w:ins w:id="1449" w:author="T179966" w:date="2025-09-13T17:27:00Z" w16du:dateUtc="2025-09-13T09:27:00Z">
                    <w:rPr>
                      <w:rFonts w:ascii="微软雅黑" w:eastAsia="微软雅黑" w:hAnsi="微软雅黑" w:cs="微软雅黑" w:hint="eastAsia"/>
                      <w:szCs w:val="21"/>
                    </w:rPr>
                    <m:t>-</m:t>
                  </w:ins>
                </m:r>
                <m:r>
                  <w:ins w:id="1450" w:author="T179966" w:date="2025-09-13T17:27:00Z" w16du:dateUtc="2025-09-13T09:27:00Z">
                    <w:rPr>
                      <w:rFonts w:ascii="Cambria Math" w:eastAsia="楷体" w:hAnsi="楷体"/>
                      <w:szCs w:val="21"/>
                    </w:rPr>
                    <m:t>1)</m:t>
                  </w:ins>
                </m:r>
                <m:ctrlPr>
                  <w:ins w:id="1451" w:author="T179966" w:date="2025-09-13T17:27:00Z" w16du:dateUtc="2025-09-13T09:27:00Z">
                    <w:rPr>
                      <w:rFonts w:ascii="Cambria Math" w:eastAsia="楷体" w:hAnsi="楷体"/>
                      <w:i/>
                      <w:szCs w:val="21"/>
                    </w:rPr>
                  </w:ins>
                </m:ctrlPr>
              </m:sup>
            </m:sSubSup>
            <m:sSubSup>
              <m:sSubSupPr>
                <m:ctrlPr>
                  <w:ins w:id="1452" w:author="T179966" w:date="2025-09-13T17:27:00Z" w16du:dateUtc="2025-09-13T09:27:00Z">
                    <w:rPr>
                      <w:rFonts w:ascii="Cambria Math" w:eastAsia="楷体" w:hAnsi="楷体"/>
                      <w:i/>
                      <w:szCs w:val="21"/>
                    </w:rPr>
                  </w:ins>
                </m:ctrlPr>
              </m:sSubSupPr>
              <m:e>
                <m:r>
                  <w:ins w:id="1453" w:author="T179966" w:date="2025-09-13T17:27:00Z" w16du:dateUtc="2025-09-13T09:27:00Z">
                    <w:rPr>
                      <w:rFonts w:ascii="Cambria Math" w:eastAsia="楷体" w:hAnsi="楷体"/>
                      <w:szCs w:val="21"/>
                    </w:rPr>
                    <m:t>γ</m:t>
                  </w:ins>
                </m:r>
              </m:e>
              <m:sub>
                <m:r>
                  <w:ins w:id="1454" w:author="T179966" w:date="2025-09-13T17:27:00Z" w16du:dateUtc="2025-09-13T09:27:00Z">
                    <w:rPr>
                      <w:rFonts w:ascii="Cambria Math" w:eastAsia="楷体" w:hAnsi="楷体"/>
                      <w:szCs w:val="21"/>
                    </w:rPr>
                    <m:t>v</m:t>
                  </w:ins>
                </m:r>
              </m:sub>
              <m:sup>
                <m:r>
                  <w:ins w:id="1455" w:author="T179966" w:date="2025-09-13T17:27:00Z" w16du:dateUtc="2025-09-13T09:27:00Z">
                    <w:rPr>
                      <w:rFonts w:ascii="Cambria Math" w:eastAsia="楷体" w:hAnsi="楷体"/>
                      <w:szCs w:val="21"/>
                    </w:rPr>
                    <m:t>(l</m:t>
                  </w:ins>
                </m:r>
                <m:r>
                  <w:ins w:id="1456" w:author="T179966" w:date="2025-09-13T17:27:00Z" w16du:dateUtc="2025-09-13T09:27:00Z">
                    <w:rPr>
                      <w:rFonts w:ascii="微软雅黑" w:eastAsia="微软雅黑" w:hAnsi="微软雅黑" w:cs="微软雅黑" w:hint="eastAsia"/>
                      <w:szCs w:val="21"/>
                    </w:rPr>
                    <m:t>-</m:t>
                  </w:ins>
                </m:r>
                <m:r>
                  <w:ins w:id="1457" w:author="T179966" w:date="2025-09-13T17:27:00Z" w16du:dateUtc="2025-09-13T09:27:00Z">
                    <w:rPr>
                      <w:rFonts w:ascii="Cambria Math" w:eastAsia="楷体" w:hAnsi="楷体"/>
                      <w:szCs w:val="21"/>
                    </w:rPr>
                    <m:t>1)</m:t>
                  </w:ins>
                </m:r>
              </m:sup>
            </m:sSubSup>
            <m:ctrlPr>
              <w:ins w:id="1458" w:author="T179966" w:date="2025-09-13T17:27:00Z" w16du:dateUtc="2025-09-13T09:27:00Z">
                <w:rPr>
                  <w:rFonts w:ascii="Cambria Math" w:eastAsia="楷体" w:hAnsi="Cambria Math" w:hint="eastAsia"/>
                  <w:i/>
                  <w:szCs w:val="21"/>
                </w:rPr>
              </w:ins>
            </m:ctrlPr>
          </m:e>
        </m:nary>
        <m:r>
          <w:ins w:id="1459" w:author="T179966" w:date="2025-09-13T17:27:00Z" w16du:dateUtc="2025-09-13T09:27:00Z">
            <w:rPr>
              <w:rFonts w:ascii="Cambria Math" w:eastAsia="楷体" w:hAnsi="楷体"/>
              <w:szCs w:val="21"/>
            </w:rPr>
            <m:t>)</m:t>
          </w:ins>
        </m:r>
      </m:oMath>
      <w:del w:id="1460" w:author="T179966" w:date="2025-09-13T17:27:00Z" w16du:dateUtc="2025-09-13T09:27:00Z">
        <w:r w:rsidR="000519FC" w:rsidDel="000519FC">
          <w:rPr>
            <w:rFonts w:ascii="楷体" w:eastAsia="楷体" w:hAnsi="楷体"/>
            <w:szCs w:val="21"/>
          </w:rPr>
          <w:object w:dxaOrig="2640" w:dyaOrig="400" w14:anchorId="786C48BA">
            <v:shape id="_x0000_i1118" type="#_x0000_t75" style="width:132pt;height:20.25pt" o:ole="">
              <v:imagedata r:id="rId185" o:title=""/>
            </v:shape>
            <o:OLEObject Type="Embed" ProgID="Equation.3" ShapeID="_x0000_i1118" DrawAspect="Content" ObjectID="_1837502556" r:id="rId186"/>
          </w:object>
        </w:r>
      </w:del>
    </w:p>
    <w:p w14:paraId="6972D6D3" w14:textId="6ACD301B" w:rsidR="00DA4276" w:rsidRDefault="00000000" w:rsidP="000519FC">
      <w:pPr>
        <w:spacing w:beforeLines="50" w:before="156" w:line="300" w:lineRule="auto"/>
        <w:ind w:firstLine="420"/>
        <w:jc w:val="left"/>
        <w:rPr>
          <w:rFonts w:ascii="楷体" w:eastAsia="楷体" w:hAnsi="楷体" w:hint="eastAsia"/>
          <w:szCs w:val="21"/>
        </w:rPr>
      </w:pPr>
      <w:r>
        <w:rPr>
          <w:rFonts w:ascii="楷体" w:eastAsia="楷体" w:hAnsi="楷体" w:hint="eastAsia"/>
          <w:szCs w:val="21"/>
        </w:rPr>
        <w:t>其中，节点v包含自环边，保留节点v的特征，</w:t>
      </w:r>
      <m:oMath>
        <m:r>
          <w:ins w:id="1461" w:author="T179966" w:date="2025-09-13T17:27:00Z" w16du:dateUtc="2025-09-13T09:27:00Z">
            <w:rPr>
              <w:rFonts w:ascii="Cambria Math" w:eastAsia="楷体" w:hAnsi="楷体"/>
              <w:szCs w:val="21"/>
            </w:rPr>
            <m:t>σ</m:t>
          </w:ins>
        </m:r>
      </m:oMath>
      <w:del w:id="1462" w:author="T179966" w:date="2025-09-13T17:27:00Z" w16du:dateUtc="2025-09-13T09:27:00Z">
        <w:r w:rsidDel="000519FC">
          <w:rPr>
            <w:rFonts w:ascii="楷体" w:eastAsia="楷体" w:hAnsi="楷体" w:hint="eastAsia"/>
            <w:szCs w:val="21"/>
          </w:rPr>
          <w:object w:dxaOrig="240" w:dyaOrig="220" w14:anchorId="574ECE35">
            <v:shape id="_x0000_i1119" type="#_x0000_t75" style="width:12pt;height:11.25pt" o:ole="">
              <v:imagedata r:id="rId187" o:title=""/>
            </v:shape>
            <o:OLEObject Type="Embed" ProgID="Equation.3" ShapeID="_x0000_i1119" DrawAspect="Content" ObjectID="_1837502557" r:id="rId188"/>
          </w:object>
        </w:r>
      </w:del>
      <w:r>
        <w:rPr>
          <w:rFonts w:ascii="楷体" w:eastAsia="楷体" w:hAnsi="楷体" w:hint="eastAsia"/>
          <w:szCs w:val="21"/>
        </w:rPr>
        <w:t>代表ReLU激活函数。</w:t>
      </w:r>
    </w:p>
    <w:p w14:paraId="07A6D08E" w14:textId="28EC22BD" w:rsidR="00DA4276" w:rsidRDefault="00000000" w:rsidP="000519FC">
      <w:pPr>
        <w:spacing w:beforeLines="50" w:before="156" w:line="300" w:lineRule="auto"/>
        <w:ind w:firstLine="420"/>
        <w:jc w:val="left"/>
        <w:rPr>
          <w:rFonts w:ascii="楷体" w:eastAsia="楷体" w:hAnsi="楷体" w:hint="eastAsia"/>
          <w:szCs w:val="21"/>
        </w:rPr>
      </w:pPr>
      <w:r>
        <w:rPr>
          <w:rFonts w:ascii="楷体" w:eastAsia="楷体" w:hAnsi="楷体"/>
          <w:szCs w:val="21"/>
        </w:rPr>
        <w:t>在完成</w:t>
      </w:r>
      <w:r>
        <w:rPr>
          <w:rFonts w:ascii="楷体" w:eastAsia="楷体" w:hAnsi="楷体" w:hint="eastAsia"/>
          <w:szCs w:val="21"/>
        </w:rPr>
        <w:t>特征网络Ψ</w:t>
      </w:r>
      <w:r>
        <w:rPr>
          <w:rFonts w:ascii="楷体" w:eastAsia="楷体" w:hAnsi="楷体"/>
          <w:szCs w:val="21"/>
        </w:rPr>
        <w:t>的节点特征融合后，</w:t>
      </w:r>
      <w:r>
        <w:rPr>
          <w:rFonts w:ascii="楷体" w:eastAsia="楷体" w:hAnsi="楷体" w:hint="eastAsia"/>
          <w:szCs w:val="21"/>
        </w:rPr>
        <w:t>得到整个DHGAT的输出：特征矩阵</w:t>
      </w:r>
      <m:oMath>
        <m:sSup>
          <m:sSupPr>
            <m:ctrlPr>
              <w:ins w:id="1463" w:author="T179966" w:date="2025-09-13T17:27:00Z" w16du:dateUtc="2025-09-13T09:27:00Z">
                <w:rPr>
                  <w:rFonts w:ascii="Cambria Math" w:eastAsia="楷体" w:hAnsi="Cambria Math"/>
                  <w:i/>
                  <w:szCs w:val="21"/>
                </w:rPr>
              </w:ins>
            </m:ctrlPr>
          </m:sSupPr>
          <m:e>
            <m:acc>
              <m:accPr>
                <m:chr m:val="̃"/>
                <m:ctrlPr>
                  <w:ins w:id="1464" w:author="T179966" w:date="2025-09-13T17:27:00Z" w16du:dateUtc="2025-09-13T09:27:00Z">
                    <w:rPr>
                      <w:rFonts w:ascii="Cambria Math" w:eastAsia="楷体" w:hAnsi="Cambria Math"/>
                      <w:i/>
                      <w:szCs w:val="21"/>
                    </w:rPr>
                  </w:ins>
                </m:ctrlPr>
              </m:accPr>
              <m:e>
                <m:r>
                  <w:ins w:id="1465" w:author="T179966" w:date="2025-09-13T17:27:00Z" w16du:dateUtc="2025-09-13T09:27:00Z">
                    <w:rPr>
                      <w:rFonts w:ascii="Cambria Math" w:eastAsia="楷体" w:hAnsi="Cambria Math"/>
                      <w:szCs w:val="21"/>
                    </w:rPr>
                    <m:t>X</m:t>
                  </w:ins>
                </m:r>
              </m:e>
            </m:acc>
          </m:e>
          <m:sup>
            <m:r>
              <w:ins w:id="1466" w:author="T179966" w:date="2025-09-13T17:27:00Z" w16du:dateUtc="2025-09-13T09:27:00Z">
                <w:rPr>
                  <w:rFonts w:ascii="Cambria Math" w:eastAsia="楷体" w:hAnsi="Cambria Math"/>
                  <w:szCs w:val="21"/>
                </w:rPr>
                <m:t>(</m:t>
              </w:ins>
            </m:r>
            <m:r>
              <w:ins w:id="1467" w:author="T179966" w:date="2025-09-13T17:27:00Z" w16du:dateUtc="2025-09-13T09:27:00Z">
                <m:rPr>
                  <m:nor/>
                </m:rPr>
                <w:rPr>
                  <w:rFonts w:ascii="Cambria Math" w:eastAsia="楷体" w:hAnsi="Cambria Math"/>
                  <w:szCs w:val="21"/>
                </w:rPr>
                <m:t>out</m:t>
              </w:ins>
            </m:r>
            <m:r>
              <w:ins w:id="1468" w:author="T179966" w:date="2025-09-13T17:27:00Z" w16du:dateUtc="2025-09-13T09:27:00Z">
                <m:rPr>
                  <m:sty m:val="p"/>
                </m:rPr>
                <w:rPr>
                  <w:rFonts w:ascii="Cambria Math" w:eastAsia="楷体" w:hAnsi="Cambria Math"/>
                  <w:szCs w:val="21"/>
                </w:rPr>
                <m:t>)</m:t>
              </w:ins>
            </m:r>
            <m:ctrlPr>
              <w:ins w:id="1469" w:author="T179966" w:date="2025-09-13T17:27:00Z" w16du:dateUtc="2025-09-13T09:27:00Z">
                <w:rPr>
                  <w:rFonts w:ascii="Cambria Math" w:eastAsia="楷体" w:hAnsi="Cambria Math"/>
                  <w:szCs w:val="21"/>
                </w:rPr>
              </w:ins>
            </m:ctrlPr>
          </m:sup>
        </m:sSup>
        <m:r>
          <w:ins w:id="1470" w:author="T179966" w:date="2025-09-13T17:27:00Z" w16du:dateUtc="2025-09-13T09:27:00Z">
            <w:rPr>
              <w:rFonts w:ascii="Cambria Math" w:eastAsia="楷体" w:hAnsi="Cambria Math"/>
              <w:szCs w:val="21"/>
            </w:rPr>
            <m:t>∈</m:t>
          </w:ins>
        </m:r>
        <m:sSup>
          <m:sSupPr>
            <m:ctrlPr>
              <w:ins w:id="1471" w:author="T179966" w:date="2025-09-13T17:27:00Z" w16du:dateUtc="2025-09-13T09:27:00Z">
                <w:rPr>
                  <w:rFonts w:ascii="Cambria Math" w:eastAsia="楷体" w:hAnsi="Cambria Math"/>
                  <w:i/>
                  <w:szCs w:val="21"/>
                </w:rPr>
              </w:ins>
            </m:ctrlPr>
          </m:sSupPr>
          <m:e>
            <m:r>
              <w:ins w:id="1472" w:author="T179966" w:date="2025-09-13T17:27:00Z" w16du:dateUtc="2025-09-13T09:27:00Z">
                <w:rPr>
                  <w:rFonts w:ascii="Cambria Math" w:eastAsia="楷体" w:hAnsi="Cambria Math"/>
                  <w:szCs w:val="21"/>
                </w:rPr>
                <m:t>R</m:t>
              </w:ins>
            </m:r>
          </m:e>
          <m:sup>
            <m:r>
              <w:ins w:id="1473" w:author="T179966" w:date="2025-09-13T17:27:00Z" w16du:dateUtc="2025-09-13T09:27:00Z">
                <w:rPr>
                  <w:rFonts w:ascii="Cambria Math" w:eastAsia="楷体" w:hAnsi="Cambria Math"/>
                  <w:szCs w:val="21"/>
                </w:rPr>
                <m:t>N×</m:t>
              </w:ins>
            </m:r>
            <m:sSub>
              <m:sSubPr>
                <m:ctrlPr>
                  <w:ins w:id="1474" w:author="T179966" w:date="2025-09-13T17:27:00Z" w16du:dateUtc="2025-09-13T09:27:00Z">
                    <w:rPr>
                      <w:rFonts w:ascii="Cambria Math" w:eastAsia="楷体" w:hAnsi="Cambria Math"/>
                      <w:i/>
                      <w:szCs w:val="21"/>
                    </w:rPr>
                  </w:ins>
                </m:ctrlPr>
              </m:sSubPr>
              <m:e>
                <m:r>
                  <w:ins w:id="1475" w:author="T179966" w:date="2025-09-13T17:27:00Z" w16du:dateUtc="2025-09-13T09:27:00Z">
                    <w:rPr>
                      <w:rFonts w:ascii="Cambria Math" w:eastAsia="楷体" w:hAnsi="Cambria Math"/>
                      <w:szCs w:val="21"/>
                    </w:rPr>
                    <m:t>d</m:t>
                  </w:ins>
                </m:r>
              </m:e>
              <m:sub>
                <m:r>
                  <w:ins w:id="1476" w:author="T179966" w:date="2025-09-13T17:27:00Z" w16du:dateUtc="2025-09-13T09:27:00Z">
                    <m:rPr>
                      <m:nor/>
                    </m:rPr>
                    <w:rPr>
                      <w:rFonts w:ascii="Cambria Math" w:eastAsia="楷体" w:hAnsi="Cambria Math"/>
                      <w:szCs w:val="21"/>
                    </w:rPr>
                    <m:t>out</m:t>
                  </w:ins>
                </m:r>
                <m:ctrlPr>
                  <w:ins w:id="1477" w:author="T179966" w:date="2025-09-13T17:27:00Z" w16du:dateUtc="2025-09-13T09:27:00Z">
                    <w:rPr>
                      <w:rFonts w:ascii="Cambria Math" w:eastAsia="楷体" w:hAnsi="Cambria Math"/>
                      <w:szCs w:val="21"/>
                    </w:rPr>
                  </w:ins>
                </m:ctrlPr>
              </m:sub>
            </m:sSub>
            <m:ctrlPr>
              <w:ins w:id="1478" w:author="T179966" w:date="2025-09-13T17:27:00Z" w16du:dateUtc="2025-09-13T09:27:00Z">
                <w:rPr>
                  <w:rFonts w:ascii="Cambria Math" w:eastAsia="楷体" w:hAnsi="Cambria Math" w:hint="eastAsia"/>
                  <w:i/>
                  <w:szCs w:val="21"/>
                </w:rPr>
              </w:ins>
            </m:ctrlPr>
          </m:sup>
        </m:sSup>
      </m:oMath>
      <w:del w:id="1479" w:author="T179966" w:date="2025-09-13T17:27:00Z" w16du:dateUtc="2025-09-13T09:27:00Z">
        <w:r w:rsidDel="000519FC">
          <w:rPr>
            <w:rFonts w:ascii="楷体" w:eastAsia="楷体" w:hAnsi="楷体"/>
            <w:position w:val="-4"/>
            <w:szCs w:val="21"/>
          </w:rPr>
          <w:object w:dxaOrig="1402" w:dyaOrig="320" w14:anchorId="29A7946D">
            <v:shape id="_x0000_i1120" type="#_x0000_t75" style="width:69.75pt;height:15.75pt" o:ole="">
              <v:imagedata r:id="rId189" o:title=""/>
            </v:shape>
            <o:OLEObject Type="Embed" ProgID="Equation.3" ShapeID="_x0000_i1120" DrawAspect="Content" ObjectID="_1837502558" r:id="rId190"/>
          </w:object>
        </w:r>
      </w:del>
      <w:r>
        <w:rPr>
          <w:rStyle w:val="af0"/>
          <w:rFonts w:hint="eastAsia"/>
        </w:rPr>
        <w:t>其</w:t>
      </w:r>
      <w:r>
        <w:rPr>
          <w:rFonts w:ascii="楷体" w:eastAsia="楷体" w:hAnsi="楷体" w:hint="eastAsia"/>
          <w:szCs w:val="21"/>
        </w:rPr>
        <w:t>中的</w:t>
      </w:r>
      <m:oMath>
        <m:sSubSup>
          <m:sSubSupPr>
            <m:ctrlPr>
              <w:ins w:id="1480" w:author="T179966" w:date="2025-09-13T17:27:00Z" w16du:dateUtc="2025-09-13T09:27:00Z">
                <w:rPr>
                  <w:rFonts w:ascii="Cambria Math" w:eastAsia="楷体" w:hAnsi="Cambria Math"/>
                  <w:i/>
                  <w:szCs w:val="21"/>
                </w:rPr>
              </w:ins>
            </m:ctrlPr>
          </m:sSubSupPr>
          <m:e>
            <m:r>
              <w:ins w:id="1481" w:author="T179966" w:date="2025-09-13T17:27:00Z" w16du:dateUtc="2025-09-13T09:27:00Z">
                <w:rPr>
                  <w:rFonts w:ascii="MS Gothic" w:eastAsia="MS Gothic" w:hAnsi="MS Gothic" w:cs="MS Gothic" w:hint="eastAsia"/>
                  <w:szCs w:val="21"/>
                </w:rPr>
                <m:t>h</m:t>
              </w:ins>
            </m:r>
          </m:e>
          <m:sub>
            <m:r>
              <w:ins w:id="1482" w:author="T179966" w:date="2025-09-13T17:27:00Z" w16du:dateUtc="2025-09-13T09:27:00Z">
                <w:rPr>
                  <w:rFonts w:ascii="Cambria Math" w:eastAsia="楷体" w:hAnsi="楷体"/>
                  <w:szCs w:val="21"/>
                </w:rPr>
                <m:t>N</m:t>
              </w:ins>
            </m:r>
            <m:ctrlPr>
              <w:ins w:id="1483" w:author="T179966" w:date="2025-09-13T17:27:00Z" w16du:dateUtc="2025-09-13T09:27:00Z">
                <w:rPr>
                  <w:rFonts w:ascii="Cambria Math" w:eastAsia="楷体" w:hAnsi="楷体"/>
                  <w:i/>
                  <w:szCs w:val="21"/>
                </w:rPr>
              </w:ins>
            </m:ctrlPr>
          </m:sub>
          <m:sup>
            <m:r>
              <w:ins w:id="1484" w:author="T179966" w:date="2025-09-13T17:27:00Z" w16du:dateUtc="2025-09-13T09:27:00Z">
                <w:rPr>
                  <w:rFonts w:ascii="Cambria Math" w:eastAsia="楷体" w:hAnsi="楷体"/>
                  <w:szCs w:val="21"/>
                </w:rPr>
                <m:t>(out)</m:t>
              </w:ins>
            </m:r>
            <m:ctrlPr>
              <w:ins w:id="1485" w:author="T179966" w:date="2025-09-13T17:27:00Z" w16du:dateUtc="2025-09-13T09:27:00Z">
                <w:rPr>
                  <w:rFonts w:ascii="Cambria Math" w:eastAsia="楷体" w:hAnsi="楷体"/>
                  <w:i/>
                  <w:szCs w:val="21"/>
                </w:rPr>
              </w:ins>
            </m:ctrlPr>
          </m:sup>
        </m:sSubSup>
      </m:oMath>
      <w:del w:id="1486" w:author="T179966" w:date="2025-09-13T17:27:00Z" w16du:dateUtc="2025-09-13T09:27:00Z">
        <w:r w:rsidDel="000519FC">
          <w:rPr>
            <w:rFonts w:ascii="楷体" w:eastAsia="楷体" w:hAnsi="楷体" w:hint="eastAsia"/>
            <w:szCs w:val="21"/>
          </w:rPr>
          <w:object w:dxaOrig="500" w:dyaOrig="380" w14:anchorId="44A0BCAF">
            <v:shape id="_x0000_i1121" type="#_x0000_t75" style="width:24.75pt;height:18.75pt" o:ole="">
              <v:imagedata r:id="rId191" o:title=""/>
            </v:shape>
            <o:OLEObject Type="Embed" ProgID="Equation.3" ShapeID="_x0000_i1121" DrawAspect="Content" ObjectID="_1837502559" r:id="rId192"/>
          </w:object>
        </w:r>
      </w:del>
      <w:r>
        <w:rPr>
          <w:rFonts w:ascii="楷体" w:eastAsia="楷体" w:hAnsi="楷体" w:hint="eastAsia"/>
          <w:szCs w:val="21"/>
        </w:rPr>
        <w:t>为新闻</w:t>
      </w:r>
      <w:r>
        <w:rPr>
          <w:rFonts w:ascii="楷体" w:eastAsia="楷体" w:hAnsi="楷体"/>
          <w:szCs w:val="21"/>
        </w:rPr>
        <w:t>节点</w:t>
      </w:r>
      <w:r>
        <w:rPr>
          <w:rFonts w:ascii="楷体" w:eastAsia="楷体" w:hAnsi="楷体" w:hint="eastAsia"/>
          <w:szCs w:val="21"/>
        </w:rPr>
        <w:t>特征</w:t>
      </w:r>
      <w:r>
        <w:rPr>
          <w:rFonts w:ascii="楷体" w:eastAsia="楷体" w:hAnsi="楷体"/>
          <w:szCs w:val="21"/>
        </w:rPr>
        <w:t>表示</w:t>
      </w:r>
      <w:r>
        <w:rPr>
          <w:rFonts w:ascii="楷体" w:eastAsia="楷体" w:hAnsi="楷体" w:hint="eastAsia"/>
          <w:szCs w:val="21"/>
        </w:rPr>
        <w:t>。</w:t>
      </w:r>
    </w:p>
    <w:p w14:paraId="449D09C2" w14:textId="77777777" w:rsidR="00DA4276" w:rsidRDefault="00000000">
      <w:pPr>
        <w:spacing w:beforeLines="50" w:before="156" w:line="300" w:lineRule="auto"/>
        <w:ind w:firstLine="420"/>
        <w:jc w:val="left"/>
        <w:rPr>
          <w:rFonts w:ascii="楷体" w:eastAsia="楷体" w:hAnsi="楷体" w:hint="eastAsia"/>
          <w:szCs w:val="21"/>
        </w:rPr>
      </w:pPr>
      <w:r>
        <w:rPr>
          <w:rFonts w:ascii="楷体" w:eastAsia="楷体" w:hAnsi="楷体" w:hint="eastAsia"/>
          <w:szCs w:val="21"/>
        </w:rPr>
        <w:t>分类层</w:t>
      </w:r>
    </w:p>
    <w:p w14:paraId="3E8D0AA6" w14:textId="347C894D" w:rsidR="00DA4276" w:rsidRDefault="00000000">
      <w:pPr>
        <w:spacing w:beforeLines="50" w:before="156" w:line="300" w:lineRule="auto"/>
        <w:ind w:firstLine="420"/>
        <w:jc w:val="left"/>
        <w:rPr>
          <w:rFonts w:ascii="楷体" w:hAnsi="楷体" w:hint="eastAsia"/>
        </w:rPr>
      </w:pPr>
      <w:r>
        <w:rPr>
          <w:rFonts w:ascii="Helvetica" w:eastAsia="Helvetica" w:hAnsi="Helvetica" w:cs="Helvetica"/>
          <w:color w:val="2C2C36"/>
          <w:spacing w:val="1"/>
          <w:sz w:val="19"/>
          <w:szCs w:val="19"/>
          <w:shd w:val="clear" w:color="auto" w:fill="FFFFFF"/>
        </w:rPr>
        <w:t>通过特征融合与非线性映射，将图神经网络（GNN）提取的</w:t>
      </w:r>
      <w:r w:rsidR="00BF792D">
        <w:rPr>
          <w:rFonts w:ascii="宋体" w:hAnsi="宋体" w:cs="宋体" w:hint="eastAsia"/>
          <w:color w:val="2C2C36"/>
          <w:spacing w:val="1"/>
          <w:sz w:val="19"/>
          <w:szCs w:val="19"/>
          <w:shd w:val="clear" w:color="auto" w:fill="FFFFFF"/>
        </w:rPr>
        <w:t>融合了丰富特征的</w:t>
      </w:r>
      <w:r>
        <w:rPr>
          <w:rFonts w:ascii="Helvetica" w:hAnsi="Helvetica" w:cs="Helvetica" w:hint="eastAsia"/>
          <w:color w:val="2C2C36"/>
          <w:spacing w:val="1"/>
          <w:sz w:val="19"/>
          <w:szCs w:val="19"/>
          <w:shd w:val="clear" w:color="auto" w:fill="FFFFFF"/>
        </w:rPr>
        <w:t>新闻节点</w:t>
      </w:r>
      <w:r w:rsidR="00BF792D">
        <w:rPr>
          <w:rFonts w:ascii="Helvetica" w:hAnsi="Helvetica" w:cs="Helvetica" w:hint="eastAsia"/>
          <w:color w:val="2C2C36"/>
          <w:spacing w:val="1"/>
          <w:sz w:val="19"/>
          <w:szCs w:val="19"/>
          <w:shd w:val="clear" w:color="auto" w:fill="FFFFFF"/>
        </w:rPr>
        <w:t>N</w:t>
      </w:r>
      <w:r>
        <w:rPr>
          <w:rFonts w:ascii="Helvetica" w:eastAsia="Helvetica" w:hAnsi="Helvetica" w:cs="Helvetica"/>
          <w:color w:val="2C2C36"/>
          <w:spacing w:val="1"/>
          <w:sz w:val="19"/>
          <w:szCs w:val="19"/>
          <w:shd w:val="clear" w:color="auto" w:fill="FFFFFF"/>
        </w:rPr>
        <w:t>，并通过参数化的线性变换与激活函数，逐步抽象出高维判别特征，最终输出类别概率分布。</w:t>
      </w:r>
      <w:r>
        <w:rPr>
          <w:rFonts w:ascii="Helvetica" w:hAnsi="Helvetica" w:cs="Helvetica" w:hint="eastAsia"/>
          <w:color w:val="2C2C36"/>
          <w:spacing w:val="1"/>
          <w:sz w:val="19"/>
          <w:szCs w:val="19"/>
          <w:shd w:val="clear" w:color="auto" w:fill="FFFFFF"/>
        </w:rPr>
        <w:t>具体而言，通过一个线性层将新闻节点特征表示映射到</w:t>
      </w:r>
      <w:r>
        <w:rPr>
          <w:rFonts w:ascii="Helvetica" w:hAnsi="Helvetica" w:cs="Helvetica" w:hint="eastAsia"/>
          <w:color w:val="2C2C36"/>
          <w:spacing w:val="1"/>
          <w:sz w:val="19"/>
          <w:szCs w:val="19"/>
          <w:shd w:val="clear" w:color="auto" w:fill="FFFFFF"/>
        </w:rPr>
        <w:t>512</w:t>
      </w:r>
      <w:r>
        <w:rPr>
          <w:rFonts w:ascii="Helvetica" w:hAnsi="Helvetica" w:cs="Helvetica" w:hint="eastAsia"/>
          <w:color w:val="2C2C36"/>
          <w:spacing w:val="1"/>
          <w:sz w:val="19"/>
          <w:szCs w:val="19"/>
          <w:shd w:val="clear" w:color="auto" w:fill="FFFFFF"/>
        </w:rPr>
        <w:t>维度，在通过</w:t>
      </w:r>
      <w:r>
        <w:rPr>
          <w:rFonts w:ascii="Helvetica" w:hAnsi="Helvetica" w:cs="Helvetica" w:hint="eastAsia"/>
          <w:color w:val="2C2C36"/>
          <w:spacing w:val="1"/>
          <w:sz w:val="19"/>
          <w:szCs w:val="19"/>
          <w:shd w:val="clear" w:color="auto" w:fill="FFFFFF"/>
        </w:rPr>
        <w:t>ReLU</w:t>
      </w:r>
      <w:r>
        <w:rPr>
          <w:rFonts w:ascii="Helvetica" w:hAnsi="Helvetica" w:cs="Helvetica" w:hint="eastAsia"/>
          <w:color w:val="2C2C36"/>
          <w:spacing w:val="1"/>
          <w:sz w:val="19"/>
          <w:szCs w:val="19"/>
          <w:shd w:val="clear" w:color="auto" w:fill="FFFFFF"/>
        </w:rPr>
        <w:t>激活函数进行激活，在通过</w:t>
      </w:r>
      <w:r>
        <w:rPr>
          <w:rFonts w:ascii="Helvetica" w:hAnsi="Helvetica" w:cs="Helvetica" w:hint="eastAsia"/>
          <w:color w:val="2C2C36"/>
          <w:spacing w:val="1"/>
          <w:sz w:val="19"/>
          <w:szCs w:val="19"/>
          <w:shd w:val="clear" w:color="auto" w:fill="FFFFFF"/>
        </w:rPr>
        <w:t>Dropout</w:t>
      </w:r>
      <w:r>
        <w:rPr>
          <w:rFonts w:ascii="Helvetica" w:hAnsi="Helvetica" w:cs="Helvetica" w:hint="eastAsia"/>
          <w:color w:val="2C2C36"/>
          <w:spacing w:val="1"/>
          <w:sz w:val="19"/>
          <w:szCs w:val="19"/>
          <w:shd w:val="clear" w:color="auto" w:fill="FFFFFF"/>
        </w:rPr>
        <w:t>正则化机制随机丢弃部分激活值，最后映射至辨别性二维空间，从而为新闻真实性的二分类任务（真</w:t>
      </w:r>
      <w:r>
        <w:rPr>
          <w:rFonts w:ascii="Helvetica" w:hAnsi="Helvetica" w:cs="Helvetica" w:hint="eastAsia"/>
          <w:color w:val="2C2C36"/>
          <w:spacing w:val="1"/>
          <w:sz w:val="19"/>
          <w:szCs w:val="19"/>
          <w:shd w:val="clear" w:color="auto" w:fill="FFFFFF"/>
        </w:rPr>
        <w:t>/</w:t>
      </w:r>
      <w:r>
        <w:rPr>
          <w:rFonts w:ascii="Helvetica" w:hAnsi="Helvetica" w:cs="Helvetica" w:hint="eastAsia"/>
          <w:color w:val="2C2C36"/>
          <w:spacing w:val="1"/>
          <w:sz w:val="19"/>
          <w:szCs w:val="19"/>
          <w:shd w:val="clear" w:color="auto" w:fill="FFFFFF"/>
        </w:rPr>
        <w:t>假）提供决策边界。分类层的前向传播过程可形式化为：</w:t>
      </w:r>
    </w:p>
    <w:p w14:paraId="08606675" w14:textId="7AE51D4E" w:rsidR="00DA4276" w:rsidRDefault="000519FC" w:rsidP="000519FC">
      <w:pPr>
        <w:spacing w:beforeLines="50" w:before="156" w:line="300" w:lineRule="auto"/>
        <w:ind w:firstLine="420"/>
        <w:jc w:val="left"/>
        <w:rPr>
          <w:rFonts w:ascii="楷体" w:eastAsia="楷体" w:hAnsi="楷体" w:hint="eastAsia"/>
        </w:rPr>
      </w:pPr>
      <m:oMath>
        <m:r>
          <w:ins w:id="1487" w:author="T179966" w:date="2025-09-13T17:27:00Z" w16du:dateUtc="2025-09-13T09:27:00Z">
            <m:rPr>
              <m:nor/>
            </m:rPr>
            <w:rPr>
              <w:rFonts w:ascii="Cambria Math" w:eastAsia="楷体" w:hAnsi="楷体"/>
            </w:rPr>
            <w:lastRenderedPageBreak/>
            <m:t>MLP</m:t>
          </w:ins>
        </m:r>
        <m:r>
          <w:ins w:id="1488" w:author="T179966" w:date="2025-09-13T17:27:00Z" w16du:dateUtc="2025-09-13T09:27:00Z">
            <m:rPr>
              <m:sty m:val="p"/>
            </m:rPr>
            <w:rPr>
              <w:rFonts w:ascii="Cambria Math" w:eastAsia="楷体" w:hAnsi="楷体"/>
            </w:rPr>
            <m:t>(</m:t>
          </w:ins>
        </m:r>
        <m:sSubSup>
          <m:sSubSupPr>
            <m:ctrlPr>
              <w:ins w:id="1489" w:author="T179966" w:date="2025-09-13T17:27:00Z" w16du:dateUtc="2025-09-13T09:27:00Z">
                <w:rPr>
                  <w:rFonts w:ascii="Cambria Math" w:eastAsia="楷体" w:hAnsi="Cambria Math"/>
                </w:rPr>
              </w:ins>
            </m:ctrlPr>
          </m:sSubSupPr>
          <m:e>
            <m:r>
              <w:ins w:id="1490" w:author="T179966" w:date="2025-09-13T17:27:00Z" w16du:dateUtc="2025-09-13T09:27:00Z">
                <w:rPr>
                  <w:rFonts w:ascii="MS Gothic" w:eastAsia="MS Gothic" w:hAnsi="MS Gothic" w:cs="MS Gothic" w:hint="eastAsia"/>
                </w:rPr>
                <m:t>h</m:t>
              </w:ins>
            </m:r>
          </m:e>
          <m:sub>
            <m:r>
              <w:ins w:id="1491" w:author="T179966" w:date="2025-09-13T17:27:00Z" w16du:dateUtc="2025-09-13T09:27:00Z">
                <w:rPr>
                  <w:rFonts w:ascii="Cambria Math" w:eastAsia="楷体" w:hAnsi="楷体"/>
                </w:rPr>
                <m:t>N</m:t>
              </w:ins>
            </m:r>
            <m:ctrlPr>
              <w:ins w:id="1492" w:author="T179966" w:date="2025-09-13T17:27:00Z" w16du:dateUtc="2025-09-13T09:27:00Z">
                <w:rPr>
                  <w:rFonts w:ascii="Cambria Math" w:eastAsia="楷体" w:hAnsi="楷体"/>
                  <w:i/>
                </w:rPr>
              </w:ins>
            </m:ctrlPr>
          </m:sub>
          <m:sup>
            <m:r>
              <w:ins w:id="1493" w:author="T179966" w:date="2025-09-13T17:27:00Z" w16du:dateUtc="2025-09-13T09:27:00Z">
                <w:rPr>
                  <w:rFonts w:ascii="Cambria Math" w:eastAsia="楷体" w:hAnsi="楷体"/>
                </w:rPr>
                <m:t>(out)</m:t>
              </w:ins>
            </m:r>
            <m:ctrlPr>
              <w:ins w:id="1494" w:author="T179966" w:date="2025-09-13T17:27:00Z" w16du:dateUtc="2025-09-13T09:27:00Z">
                <w:rPr>
                  <w:rFonts w:ascii="Cambria Math" w:eastAsia="楷体" w:hAnsi="楷体"/>
                  <w:i/>
                </w:rPr>
              </w:ins>
            </m:ctrlPr>
          </m:sup>
        </m:sSubSup>
        <m:r>
          <w:ins w:id="1495" w:author="T179966" w:date="2025-09-13T17:27:00Z" w16du:dateUtc="2025-09-13T09:27:00Z">
            <w:rPr>
              <w:rFonts w:ascii="Cambria Math" w:eastAsia="楷体" w:hAnsi="楷体"/>
            </w:rPr>
            <m:t>)=Soft</m:t>
          </w:ins>
        </m:r>
        <m:func>
          <m:funcPr>
            <m:ctrlPr>
              <w:ins w:id="1496" w:author="T179966" w:date="2025-09-13T17:27:00Z" w16du:dateUtc="2025-09-13T09:27:00Z">
                <w:rPr>
                  <w:rFonts w:ascii="Cambria Math" w:eastAsia="楷体" w:hAnsi="楷体"/>
                  <w:i/>
                </w:rPr>
              </w:ins>
            </m:ctrlPr>
          </m:funcPr>
          <m:fName>
            <m:r>
              <w:ins w:id="1497" w:author="T179966" w:date="2025-09-13T17:27:00Z" w16du:dateUtc="2025-09-13T09:27:00Z">
                <w:rPr>
                  <w:rFonts w:ascii="Cambria Math" w:eastAsia="楷体" w:hAnsi="楷体"/>
                </w:rPr>
                <m:t>max</m:t>
              </w:ins>
            </m:r>
          </m:fName>
          <m:e>
            <m:r>
              <w:ins w:id="1498" w:author="T179966" w:date="2025-09-13T17:27:00Z" w16du:dateUtc="2025-09-13T09:27:00Z">
                <w:rPr>
                  <w:rFonts w:ascii="Cambria Math" w:eastAsia="楷体" w:hAnsi="楷体"/>
                </w:rPr>
                <m:t>(</m:t>
              </w:ins>
            </m:r>
          </m:e>
        </m:func>
        <m:sSub>
          <m:sSubPr>
            <m:ctrlPr>
              <w:ins w:id="1499" w:author="T179966" w:date="2025-09-13T17:27:00Z" w16du:dateUtc="2025-09-13T09:27:00Z">
                <w:rPr>
                  <w:rFonts w:ascii="Cambria Math" w:eastAsia="楷体" w:hAnsi="楷体"/>
                  <w:i/>
                </w:rPr>
              </w:ins>
            </m:ctrlPr>
          </m:sSubPr>
          <m:e>
            <m:r>
              <w:ins w:id="1500" w:author="T179966" w:date="2025-09-13T17:27:00Z" w16du:dateUtc="2025-09-13T09:27:00Z">
                <w:rPr>
                  <w:rFonts w:ascii="Cambria Math" w:eastAsia="楷体" w:hAnsi="楷体"/>
                </w:rPr>
                <m:t>W</m:t>
              </w:ins>
            </m:r>
          </m:e>
          <m:sub>
            <m:r>
              <w:ins w:id="1501" w:author="T179966" w:date="2025-09-13T17:27:00Z" w16du:dateUtc="2025-09-13T09:27:00Z">
                <w:rPr>
                  <w:rFonts w:ascii="Cambria Math" w:eastAsia="楷体" w:hAnsi="楷体"/>
                </w:rPr>
                <m:t>2</m:t>
              </w:ins>
            </m:r>
          </m:sub>
        </m:sSub>
        <m:r>
          <w:ins w:id="1502" w:author="T179966" w:date="2025-09-13T17:27:00Z" w16du:dateUtc="2025-09-13T09:27:00Z">
            <w:rPr>
              <w:rFonts w:ascii="MS Gothic" w:eastAsia="MS Gothic" w:hAnsi="MS Gothic" w:cs="MS Gothic" w:hint="eastAsia"/>
            </w:rPr>
            <m:t>⋅</m:t>
          </w:ins>
        </m:r>
        <m:r>
          <w:ins w:id="1503" w:author="T179966" w:date="2025-09-13T17:27:00Z" w16du:dateUtc="2025-09-13T09:27:00Z">
            <w:rPr>
              <w:rFonts w:ascii="Cambria Math" w:eastAsia="楷体" w:hAnsi="楷体"/>
            </w:rPr>
            <m:t>Dropout(</m:t>
          </w:ins>
        </m:r>
        <m:func>
          <m:funcPr>
            <m:ctrlPr>
              <w:ins w:id="1504" w:author="T179966" w:date="2025-09-13T17:27:00Z" w16du:dateUtc="2025-09-13T09:27:00Z">
                <w:rPr>
                  <w:rFonts w:ascii="Cambria Math" w:eastAsia="楷体" w:hAnsi="楷体"/>
                  <w:i/>
                </w:rPr>
              </w:ins>
            </m:ctrlPr>
          </m:funcPr>
          <m:fName>
            <m:r>
              <w:ins w:id="1505" w:author="T179966" w:date="2025-09-13T17:27:00Z" w16du:dateUtc="2025-09-13T09:27:00Z">
                <w:rPr>
                  <w:rFonts w:ascii="Cambria Math" w:eastAsia="楷体" w:hAnsi="楷体"/>
                </w:rPr>
                <m:t>Re</m:t>
              </w:ins>
            </m:r>
          </m:fName>
          <m:e>
            <m:r>
              <w:ins w:id="1506" w:author="T179966" w:date="2025-09-13T17:27:00Z" w16du:dateUtc="2025-09-13T09:27:00Z">
                <w:rPr>
                  <w:rFonts w:ascii="Cambria Math" w:eastAsia="楷体" w:hAnsi="楷体"/>
                </w:rPr>
                <m:t>L</m:t>
              </w:ins>
            </m:r>
          </m:e>
        </m:func>
        <m:r>
          <w:ins w:id="1507" w:author="T179966" w:date="2025-09-13T17:27:00Z" w16du:dateUtc="2025-09-13T09:27:00Z">
            <w:rPr>
              <w:rFonts w:ascii="Cambria Math" w:eastAsia="楷体" w:hAnsi="楷体"/>
            </w:rPr>
            <m:t>U(</m:t>
          </w:ins>
        </m:r>
        <m:sSub>
          <m:sSubPr>
            <m:ctrlPr>
              <w:ins w:id="1508" w:author="T179966" w:date="2025-09-13T17:27:00Z" w16du:dateUtc="2025-09-13T09:27:00Z">
                <w:rPr>
                  <w:rFonts w:ascii="Cambria Math" w:eastAsia="楷体" w:hAnsi="楷体"/>
                  <w:i/>
                </w:rPr>
              </w:ins>
            </m:ctrlPr>
          </m:sSubPr>
          <m:e>
            <m:r>
              <w:ins w:id="1509" w:author="T179966" w:date="2025-09-13T17:27:00Z" w16du:dateUtc="2025-09-13T09:27:00Z">
                <w:rPr>
                  <w:rFonts w:ascii="Cambria Math" w:eastAsia="楷体" w:hAnsi="楷体"/>
                </w:rPr>
                <m:t>W</m:t>
              </w:ins>
            </m:r>
          </m:e>
          <m:sub>
            <m:r>
              <w:ins w:id="1510" w:author="T179966" w:date="2025-09-13T17:27:00Z" w16du:dateUtc="2025-09-13T09:27:00Z">
                <w:rPr>
                  <w:rFonts w:ascii="Cambria Math" w:eastAsia="楷体" w:hAnsi="楷体"/>
                </w:rPr>
                <m:t>1</m:t>
              </w:ins>
            </m:r>
          </m:sub>
        </m:sSub>
        <m:r>
          <w:ins w:id="1511" w:author="T179966" w:date="2025-09-13T17:27:00Z" w16du:dateUtc="2025-09-13T09:27:00Z">
            <w:rPr>
              <w:rFonts w:ascii="MS Gothic" w:eastAsia="MS Gothic" w:hAnsi="MS Gothic" w:cs="MS Gothic" w:hint="eastAsia"/>
            </w:rPr>
            <m:t>⋅</m:t>
          </w:ins>
        </m:r>
        <m:sSubSup>
          <m:sSubSupPr>
            <m:ctrlPr>
              <w:ins w:id="1512" w:author="T179966" w:date="2025-09-13T17:27:00Z" w16du:dateUtc="2025-09-13T09:27:00Z">
                <w:rPr>
                  <w:rFonts w:ascii="Cambria Math" w:eastAsia="楷体" w:hAnsi="Cambria Math"/>
                  <w:i/>
                </w:rPr>
              </w:ins>
            </m:ctrlPr>
          </m:sSubSupPr>
          <m:e>
            <m:r>
              <w:ins w:id="1513" w:author="T179966" w:date="2025-09-13T17:27:00Z" w16du:dateUtc="2025-09-13T09:27:00Z">
                <w:rPr>
                  <w:rFonts w:ascii="MS Gothic" w:eastAsia="MS Gothic" w:hAnsi="MS Gothic" w:cs="MS Gothic" w:hint="eastAsia"/>
                </w:rPr>
                <m:t>h</m:t>
              </w:ins>
            </m:r>
          </m:e>
          <m:sub>
            <m:r>
              <w:ins w:id="1514" w:author="T179966" w:date="2025-09-13T17:27:00Z" w16du:dateUtc="2025-09-13T09:27:00Z">
                <w:rPr>
                  <w:rFonts w:ascii="Cambria Math" w:eastAsia="楷体" w:hAnsi="楷体"/>
                </w:rPr>
                <m:t>N</m:t>
              </w:ins>
            </m:r>
            <m:ctrlPr>
              <w:ins w:id="1515" w:author="T179966" w:date="2025-09-13T17:27:00Z" w16du:dateUtc="2025-09-13T09:27:00Z">
                <w:rPr>
                  <w:rFonts w:ascii="Cambria Math" w:eastAsia="楷体" w:hAnsi="楷体"/>
                  <w:i/>
                </w:rPr>
              </w:ins>
            </m:ctrlPr>
          </m:sub>
          <m:sup>
            <m:r>
              <w:ins w:id="1516" w:author="T179966" w:date="2025-09-13T17:27:00Z" w16du:dateUtc="2025-09-13T09:27:00Z">
                <w:rPr>
                  <w:rFonts w:ascii="Cambria Math" w:eastAsia="楷体" w:hAnsi="楷体"/>
                </w:rPr>
                <m:t>(out)</m:t>
              </w:ins>
            </m:r>
            <m:ctrlPr>
              <w:ins w:id="1517" w:author="T179966" w:date="2025-09-13T17:27:00Z" w16du:dateUtc="2025-09-13T09:27:00Z">
                <w:rPr>
                  <w:rFonts w:ascii="Cambria Math" w:eastAsia="楷体" w:hAnsi="楷体"/>
                  <w:i/>
                </w:rPr>
              </w:ins>
            </m:ctrlPr>
          </m:sup>
        </m:sSubSup>
        <m:r>
          <w:ins w:id="1518" w:author="T179966" w:date="2025-09-13T17:27:00Z" w16du:dateUtc="2025-09-13T09:27:00Z">
            <w:rPr>
              <w:rFonts w:ascii="Cambria Math" w:eastAsia="楷体" w:hAnsi="楷体"/>
            </w:rPr>
            <m:t>+</m:t>
          </w:ins>
        </m:r>
        <m:sSub>
          <m:sSubPr>
            <m:ctrlPr>
              <w:ins w:id="1519" w:author="T179966" w:date="2025-09-13T17:27:00Z" w16du:dateUtc="2025-09-13T09:27:00Z">
                <w:rPr>
                  <w:rFonts w:ascii="Cambria Math" w:eastAsia="楷体" w:hAnsi="楷体"/>
                  <w:i/>
                </w:rPr>
              </w:ins>
            </m:ctrlPr>
          </m:sSubPr>
          <m:e>
            <m:r>
              <w:ins w:id="1520" w:author="T179966" w:date="2025-09-13T17:27:00Z" w16du:dateUtc="2025-09-13T09:27:00Z">
                <w:rPr>
                  <w:rFonts w:ascii="Cambria Math" w:eastAsia="楷体" w:hAnsi="楷体"/>
                </w:rPr>
                <m:t>b</m:t>
              </w:ins>
            </m:r>
          </m:e>
          <m:sub>
            <m:r>
              <w:ins w:id="1521" w:author="T179966" w:date="2025-09-13T17:27:00Z" w16du:dateUtc="2025-09-13T09:27:00Z">
                <w:rPr>
                  <w:rFonts w:ascii="Cambria Math" w:eastAsia="楷体" w:hAnsi="楷体"/>
                </w:rPr>
                <m:t>1</m:t>
              </w:ins>
            </m:r>
          </m:sub>
        </m:sSub>
        <m:r>
          <w:ins w:id="1522" w:author="T179966" w:date="2025-09-13T17:27:00Z" w16du:dateUtc="2025-09-13T09:27:00Z">
            <w:rPr>
              <w:rFonts w:ascii="Cambria Math" w:eastAsia="楷体" w:hAnsi="楷体"/>
            </w:rPr>
            <m:t>))+</m:t>
          </w:ins>
        </m:r>
        <m:sSub>
          <m:sSubPr>
            <m:ctrlPr>
              <w:ins w:id="1523" w:author="T179966" w:date="2025-09-13T17:27:00Z" w16du:dateUtc="2025-09-13T09:27:00Z">
                <w:rPr>
                  <w:rFonts w:ascii="Cambria Math" w:eastAsia="楷体" w:hAnsi="楷体"/>
                  <w:i/>
                </w:rPr>
              </w:ins>
            </m:ctrlPr>
          </m:sSubPr>
          <m:e>
            <m:r>
              <w:ins w:id="1524" w:author="T179966" w:date="2025-09-13T17:27:00Z" w16du:dateUtc="2025-09-13T09:27:00Z">
                <w:rPr>
                  <w:rFonts w:ascii="Cambria Math" w:eastAsia="楷体" w:hAnsi="楷体"/>
                </w:rPr>
                <m:t>b</m:t>
              </w:ins>
            </m:r>
          </m:e>
          <m:sub>
            <m:r>
              <w:ins w:id="1525" w:author="T179966" w:date="2025-09-13T17:27:00Z" w16du:dateUtc="2025-09-13T09:27:00Z">
                <w:rPr>
                  <w:rFonts w:ascii="Cambria Math" w:eastAsia="楷体" w:hAnsi="楷体"/>
                </w:rPr>
                <m:t>2</m:t>
              </w:ins>
            </m:r>
          </m:sub>
        </m:sSub>
        <m:r>
          <w:ins w:id="1526" w:author="T179966" w:date="2025-09-13T17:27:00Z" w16du:dateUtc="2025-09-13T09:27:00Z">
            <w:rPr>
              <w:rFonts w:ascii="Cambria Math" w:eastAsia="楷体" w:hAnsi="楷体"/>
            </w:rPr>
            <m:t>)</m:t>
          </w:ins>
        </m:r>
      </m:oMath>
      <w:del w:id="1527" w:author="T179966" w:date="2025-09-13T17:27:00Z" w16du:dateUtc="2025-09-13T09:27:00Z">
        <w:r w:rsidDel="000519FC">
          <w:rPr>
            <w:rFonts w:ascii="楷体" w:eastAsia="楷体" w:hAnsi="楷体"/>
            <w:position w:val="-12"/>
          </w:rPr>
          <w:object w:dxaOrig="6280" w:dyaOrig="380" w14:anchorId="4D658E77">
            <v:shape id="_x0000_i1122" type="#_x0000_t75" style="width:314.3pt;height:18.75pt" o:ole="">
              <v:imagedata r:id="rId193" o:title=""/>
            </v:shape>
            <o:OLEObject Type="Embed" ProgID="Equation.3" ShapeID="_x0000_i1122" DrawAspect="Content" ObjectID="_1837502560" r:id="rId194"/>
          </w:object>
        </w:r>
      </w:del>
    </w:p>
    <w:p w14:paraId="52A19A20" w14:textId="77777777" w:rsidR="00DA4276" w:rsidRDefault="00000000">
      <w:pPr>
        <w:spacing w:beforeLines="50" w:before="156" w:line="300" w:lineRule="auto"/>
        <w:ind w:firstLine="420"/>
        <w:jc w:val="left"/>
        <w:rPr>
          <w:rFonts w:ascii="楷体" w:eastAsia="楷体" w:hAnsi="楷体" w:hint="eastAsia"/>
        </w:rPr>
      </w:pPr>
      <w:r>
        <w:rPr>
          <w:rFonts w:ascii="楷体" w:eastAsia="楷体" w:hAnsi="楷体" w:hint="eastAsia"/>
        </w:rPr>
        <w:t>其中W为权重矩阵，b为偏置项。</w:t>
      </w:r>
    </w:p>
    <w:p w14:paraId="0DFFD059" w14:textId="23DD3B6F" w:rsidR="00DA4276" w:rsidRDefault="00000000">
      <w:pPr>
        <w:spacing w:beforeLines="50" w:before="156" w:line="300" w:lineRule="auto"/>
        <w:ind w:firstLine="420"/>
        <w:jc w:val="left"/>
        <w:rPr>
          <w:rFonts w:ascii="楷体" w:eastAsia="楷体" w:hAnsi="楷体" w:hint="eastAsia"/>
          <w:b/>
          <w:color w:val="FF0000"/>
        </w:rPr>
      </w:pPr>
      <w:commentRangeStart w:id="1528"/>
      <w:commentRangeEnd w:id="1528"/>
      <w:r>
        <w:commentReference w:id="1528"/>
      </w:r>
    </w:p>
    <w:p w14:paraId="63B2F106" w14:textId="77777777" w:rsidR="00DA4276" w:rsidRDefault="00000000">
      <w:pPr>
        <w:spacing w:beforeLines="50" w:before="156" w:line="300" w:lineRule="auto"/>
        <w:jc w:val="left"/>
        <w:rPr>
          <w:rFonts w:ascii="楷体" w:eastAsia="楷体" w:hAnsi="楷体" w:hint="eastAsia"/>
          <w:szCs w:val="21"/>
        </w:rPr>
      </w:pPr>
      <w:r>
        <w:rPr>
          <w:rFonts w:ascii="楷体" w:eastAsia="楷体" w:hAnsi="楷体"/>
          <w:szCs w:val="21"/>
        </w:rPr>
        <w:t>可解释性增强：</w:t>
      </w:r>
    </w:p>
    <w:p w14:paraId="620076A2" w14:textId="77777777" w:rsidR="00DA4276" w:rsidRDefault="00000000">
      <w:pPr>
        <w:spacing w:beforeLines="50" w:before="156" w:line="300" w:lineRule="auto"/>
        <w:ind w:firstLine="420"/>
        <w:jc w:val="left"/>
        <w:rPr>
          <w:rFonts w:ascii="楷体" w:eastAsia="楷体" w:hAnsi="楷体" w:hint="eastAsia"/>
        </w:rPr>
      </w:pPr>
      <w:r>
        <w:rPr>
          <w:rFonts w:ascii="楷体" w:eastAsia="楷体" w:hAnsi="楷体" w:hint="eastAsia"/>
        </w:rPr>
        <w:t>为</w:t>
      </w:r>
      <w:r>
        <w:rPr>
          <w:rFonts w:ascii="楷体" w:eastAsia="楷体" w:hAnsi="楷体"/>
        </w:rPr>
        <w:t>了提高假新闻检测模型的透明度和可信度，引入SHAP值来进行特征重要性分析。</w:t>
      </w:r>
      <w:r>
        <w:rPr>
          <w:rFonts w:ascii="楷体" w:eastAsia="楷体" w:hAnsi="楷体" w:hint="eastAsia"/>
        </w:rPr>
        <w:t>通过可解释性增强，可以得知新闻的文本特征、写作意图特征、传播意图特征、评论特征</w:t>
      </w:r>
      <w:r>
        <w:rPr>
          <w:rFonts w:ascii="楷体" w:eastAsia="楷体" w:hAnsi="楷体"/>
        </w:rPr>
        <w:t>对预测结果的影响程度。通过这种方式，能识别出哪些特征在区分真实与虚假新闻中起到了最关键的作用，还能提供一种局部解释机制，帮助理解单个预测背后的逻辑。</w:t>
      </w:r>
    </w:p>
    <w:p w14:paraId="49A6989A" w14:textId="646E1EF5" w:rsidR="00DA4276" w:rsidRDefault="00000000" w:rsidP="000519FC">
      <w:pPr>
        <w:spacing w:beforeLines="50" w:before="156" w:line="300" w:lineRule="auto"/>
        <w:ind w:firstLine="420"/>
        <w:jc w:val="center"/>
        <w:rPr>
          <w:rFonts w:ascii="楷体" w:eastAsia="楷体" w:hAnsi="楷体" w:hint="eastAsia"/>
        </w:rPr>
      </w:pPr>
      <m:oMath>
        <m:sSub>
          <m:sSubPr>
            <m:ctrlPr>
              <w:ins w:id="1529" w:author="T179966" w:date="2025-09-13T17:27:00Z" w16du:dateUtc="2025-09-13T09:27:00Z">
                <w:rPr>
                  <w:rFonts w:ascii="Cambria Math" w:eastAsia="楷体" w:hAnsi="楷体"/>
                  <w:i/>
                </w:rPr>
              </w:ins>
            </m:ctrlPr>
          </m:sSubPr>
          <m:e>
            <m:r>
              <w:ins w:id="1530" w:author="T179966" w:date="2025-09-13T17:27:00Z" w16du:dateUtc="2025-09-13T09:27:00Z">
                <w:rPr>
                  <w:rFonts w:ascii="Cambria Math" w:eastAsia="楷体" w:hAnsi="楷体"/>
                </w:rPr>
                <m:t>θ</m:t>
              </w:ins>
            </m:r>
          </m:e>
          <m:sub>
            <m:r>
              <w:ins w:id="1531" w:author="T179966" w:date="2025-09-13T17:27:00Z" w16du:dateUtc="2025-09-13T09:27:00Z">
                <w:rPr>
                  <w:rFonts w:ascii="Cambria Math" w:eastAsia="楷体" w:hAnsi="楷体"/>
                </w:rPr>
                <m:t>i</m:t>
              </w:ins>
            </m:r>
          </m:sub>
        </m:sSub>
        <m:r>
          <w:ins w:id="1532" w:author="T179966" w:date="2025-09-13T17:27:00Z" w16du:dateUtc="2025-09-13T09:27:00Z">
            <w:rPr>
              <w:rFonts w:ascii="Cambria Math" w:eastAsia="楷体" w:hAnsi="楷体"/>
            </w:rPr>
            <m:t>=</m:t>
          </w:ins>
        </m:r>
        <m:nary>
          <m:naryPr>
            <m:chr m:val="∑"/>
            <m:supHide m:val="1"/>
            <m:ctrlPr>
              <w:ins w:id="1533" w:author="T179966" w:date="2025-09-13T17:27:00Z" w16du:dateUtc="2025-09-13T09:27:00Z">
                <w:rPr>
                  <w:rFonts w:ascii="Cambria Math" w:eastAsia="楷体" w:hAnsi="楷体"/>
                  <w:i/>
                </w:rPr>
              </w:ins>
            </m:ctrlPr>
          </m:naryPr>
          <m:sub>
            <m:r>
              <w:ins w:id="1534" w:author="T179966" w:date="2025-09-13T17:27:00Z" w16du:dateUtc="2025-09-13T09:27:00Z">
                <w:rPr>
                  <w:rFonts w:ascii="Cambria Math" w:eastAsia="楷体" w:hAnsi="楷体"/>
                </w:rPr>
                <m:t>S</m:t>
              </w:ins>
            </m:r>
            <m:r>
              <w:ins w:id="1535" w:author="T179966" w:date="2025-09-13T17:27:00Z" w16du:dateUtc="2025-09-13T09:27:00Z">
                <w:rPr>
                  <w:rFonts w:ascii="Cambria Math" w:eastAsia="楷体" w:hAnsi="Cambria Math" w:cs="Cambria Math"/>
                </w:rPr>
                <m:t>⊆</m:t>
              </w:ins>
            </m:r>
            <m:r>
              <w:ins w:id="1536" w:author="T179966" w:date="2025-09-13T17:27:00Z" w16du:dateUtc="2025-09-13T09:27:00Z">
                <w:rPr>
                  <w:rFonts w:ascii="Cambria Math" w:eastAsia="楷体" w:hAnsi="楷体"/>
                </w:rPr>
                <m:t>F/</m:t>
              </w:ins>
            </m:r>
            <m:d>
              <m:dPr>
                <m:begChr m:val="{"/>
                <m:endChr m:val="}"/>
                <m:ctrlPr>
                  <w:ins w:id="1537" w:author="T179966" w:date="2025-09-13T17:27:00Z" w16du:dateUtc="2025-09-13T09:27:00Z">
                    <w:rPr>
                      <w:rFonts w:ascii="Cambria Math" w:eastAsia="楷体" w:hAnsi="楷体"/>
                      <w:i/>
                    </w:rPr>
                  </w:ins>
                </m:ctrlPr>
              </m:dPr>
              <m:e>
                <m:r>
                  <w:ins w:id="1538" w:author="T179966" w:date="2025-09-13T17:27:00Z" w16du:dateUtc="2025-09-13T09:27:00Z">
                    <w:rPr>
                      <w:rFonts w:ascii="Cambria Math" w:eastAsia="楷体" w:hAnsi="楷体"/>
                    </w:rPr>
                    <m:t>i</m:t>
                  </w:ins>
                </m:r>
              </m:e>
            </m:d>
          </m:sub>
          <m:sup/>
          <m:e>
            <m:f>
              <m:fPr>
                <m:ctrlPr>
                  <w:ins w:id="1539" w:author="T179966" w:date="2025-09-13T17:27:00Z" w16du:dateUtc="2025-09-13T09:27:00Z">
                    <w:rPr>
                      <w:rFonts w:ascii="Cambria Math" w:eastAsia="楷体" w:hAnsi="楷体"/>
                      <w:i/>
                    </w:rPr>
                  </w:ins>
                </m:ctrlPr>
              </m:fPr>
              <m:num>
                <m:d>
                  <m:dPr>
                    <m:begChr m:val="|"/>
                    <m:endChr m:val="|"/>
                    <m:ctrlPr>
                      <w:ins w:id="1540" w:author="T179966" w:date="2025-09-13T17:27:00Z" w16du:dateUtc="2025-09-13T09:27:00Z">
                        <w:rPr>
                          <w:rFonts w:ascii="Cambria Math" w:eastAsia="楷体" w:hAnsi="楷体"/>
                          <w:i/>
                        </w:rPr>
                      </w:ins>
                    </m:ctrlPr>
                  </m:dPr>
                  <m:e>
                    <m:r>
                      <w:ins w:id="1541" w:author="T179966" w:date="2025-09-13T17:27:00Z" w16du:dateUtc="2025-09-13T09:27:00Z">
                        <w:rPr>
                          <w:rFonts w:ascii="Cambria Math" w:eastAsia="楷体" w:hAnsi="楷体"/>
                        </w:rPr>
                        <m:t>S</m:t>
                      </w:ins>
                    </m:r>
                  </m:e>
                </m:d>
                <m:r>
                  <w:ins w:id="1542" w:author="T179966" w:date="2025-09-13T17:27:00Z" w16du:dateUtc="2025-09-13T09:27:00Z">
                    <w:rPr>
                      <w:rFonts w:ascii="Cambria Math" w:eastAsia="楷体" w:hAnsi="楷体"/>
                    </w:rPr>
                    <m:t>！</m:t>
                  </w:ins>
                </m:r>
                <m:r>
                  <w:ins w:id="1543" w:author="T179966" w:date="2025-09-13T17:27:00Z" w16du:dateUtc="2025-09-13T09:27:00Z">
                    <w:rPr>
                      <w:rFonts w:ascii="Cambria Math" w:eastAsia="楷体" w:hAnsi="楷体"/>
                    </w:rPr>
                    <m:t>(</m:t>
                  </w:ins>
                </m:r>
                <m:d>
                  <m:dPr>
                    <m:begChr m:val="|"/>
                    <m:endChr m:val="|"/>
                    <m:ctrlPr>
                      <w:ins w:id="1544" w:author="T179966" w:date="2025-09-13T17:27:00Z" w16du:dateUtc="2025-09-13T09:27:00Z">
                        <w:rPr>
                          <w:rFonts w:ascii="Cambria Math" w:eastAsia="楷体" w:hAnsi="楷体"/>
                          <w:i/>
                        </w:rPr>
                      </w:ins>
                    </m:ctrlPr>
                  </m:dPr>
                  <m:e>
                    <m:r>
                      <w:ins w:id="1545" w:author="T179966" w:date="2025-09-13T17:27:00Z" w16du:dateUtc="2025-09-13T09:27:00Z">
                        <w:rPr>
                          <w:rFonts w:ascii="Cambria Math" w:eastAsia="楷体" w:hAnsi="楷体"/>
                        </w:rPr>
                        <m:t>F</m:t>
                      </w:ins>
                    </m:r>
                  </m:e>
                </m:d>
                <m:r>
                  <w:ins w:id="1546" w:author="T179966" w:date="2025-09-13T17:27:00Z" w16du:dateUtc="2025-09-13T09:27:00Z">
                    <w:rPr>
                      <w:rFonts w:ascii="微软雅黑" w:eastAsia="微软雅黑" w:hAnsi="微软雅黑" w:cs="微软雅黑" w:hint="eastAsia"/>
                    </w:rPr>
                    <m:t>-</m:t>
                  </w:ins>
                </m:r>
                <m:d>
                  <m:dPr>
                    <m:begChr m:val="|"/>
                    <m:endChr m:val="|"/>
                    <m:ctrlPr>
                      <w:ins w:id="1547" w:author="T179966" w:date="2025-09-13T17:27:00Z" w16du:dateUtc="2025-09-13T09:27:00Z">
                        <w:rPr>
                          <w:rFonts w:ascii="Cambria Math" w:eastAsia="楷体" w:hAnsi="楷体"/>
                          <w:i/>
                        </w:rPr>
                      </w:ins>
                    </m:ctrlPr>
                  </m:dPr>
                  <m:e>
                    <m:r>
                      <w:ins w:id="1548" w:author="T179966" w:date="2025-09-13T17:27:00Z" w16du:dateUtc="2025-09-13T09:27:00Z">
                        <w:rPr>
                          <w:rFonts w:ascii="Cambria Math" w:eastAsia="楷体" w:hAnsi="楷体"/>
                        </w:rPr>
                        <m:t>S</m:t>
                      </w:ins>
                    </m:r>
                  </m:e>
                </m:d>
                <m:r>
                  <w:ins w:id="1549" w:author="T179966" w:date="2025-09-13T17:27:00Z" w16du:dateUtc="2025-09-13T09:27:00Z">
                    <w:rPr>
                      <w:rFonts w:ascii="微软雅黑" w:eastAsia="微软雅黑" w:hAnsi="微软雅黑" w:cs="微软雅黑" w:hint="eastAsia"/>
                    </w:rPr>
                    <m:t>-</m:t>
                  </w:ins>
                </m:r>
                <m:r>
                  <w:ins w:id="1550" w:author="T179966" w:date="2025-09-13T17:27:00Z" w16du:dateUtc="2025-09-13T09:27:00Z">
                    <w:rPr>
                      <w:rFonts w:ascii="Cambria Math" w:eastAsia="楷体" w:hAnsi="楷体"/>
                    </w:rPr>
                    <m:t>1)!</m:t>
                  </w:ins>
                </m:r>
              </m:num>
              <m:den>
                <m:d>
                  <m:dPr>
                    <m:begChr m:val="|"/>
                    <m:endChr m:val="|"/>
                    <m:ctrlPr>
                      <w:ins w:id="1551" w:author="T179966" w:date="2025-09-13T17:27:00Z" w16du:dateUtc="2025-09-13T09:27:00Z">
                        <w:rPr>
                          <w:rFonts w:ascii="Cambria Math" w:eastAsia="楷体" w:hAnsi="楷体"/>
                          <w:i/>
                        </w:rPr>
                      </w:ins>
                    </m:ctrlPr>
                  </m:dPr>
                  <m:e>
                    <m:r>
                      <w:ins w:id="1552" w:author="T179966" w:date="2025-09-13T17:27:00Z" w16du:dateUtc="2025-09-13T09:27:00Z">
                        <w:rPr>
                          <w:rFonts w:ascii="Cambria Math" w:eastAsia="楷体" w:hAnsi="楷体"/>
                        </w:rPr>
                        <m:t>F</m:t>
                      </w:ins>
                    </m:r>
                  </m:e>
                </m:d>
                <m:r>
                  <w:ins w:id="1553" w:author="T179966" w:date="2025-09-13T17:27:00Z" w16du:dateUtc="2025-09-13T09:27:00Z">
                    <w:rPr>
                      <w:rFonts w:ascii="Cambria Math" w:eastAsia="楷体" w:hAnsi="楷体"/>
                    </w:rPr>
                    <m:t>!</m:t>
                  </w:ins>
                </m:r>
              </m:den>
            </m:f>
            <m:ctrlPr>
              <w:ins w:id="1554" w:author="T179966" w:date="2025-09-13T17:27:00Z" w16du:dateUtc="2025-09-13T09:27:00Z">
                <w:rPr>
                  <w:rFonts w:ascii="Cambria Math" w:eastAsia="楷体" w:hAnsi="Cambria Math" w:hint="eastAsia"/>
                  <w:i/>
                </w:rPr>
              </w:ins>
            </m:ctrlPr>
          </m:e>
        </m:nary>
        <m:d>
          <m:dPr>
            <m:begChr m:val="["/>
            <m:endChr m:val="]"/>
            <m:ctrlPr>
              <w:ins w:id="1555" w:author="T179966" w:date="2025-09-13T17:27:00Z" w16du:dateUtc="2025-09-13T09:27:00Z">
                <w:rPr>
                  <w:rFonts w:ascii="Cambria Math" w:eastAsia="楷体" w:hAnsi="楷体"/>
                  <w:i/>
                </w:rPr>
              </w:ins>
            </m:ctrlPr>
          </m:dPr>
          <m:e>
            <m:sSub>
              <m:sSubPr>
                <m:ctrlPr>
                  <w:ins w:id="1556" w:author="T179966" w:date="2025-09-13T17:27:00Z" w16du:dateUtc="2025-09-13T09:27:00Z">
                    <w:rPr>
                      <w:rFonts w:ascii="Cambria Math" w:eastAsia="楷体" w:hAnsi="楷体"/>
                      <w:i/>
                    </w:rPr>
                  </w:ins>
                </m:ctrlPr>
              </m:sSubPr>
              <m:e>
                <m:r>
                  <w:ins w:id="1557" w:author="T179966" w:date="2025-09-13T17:27:00Z" w16du:dateUtc="2025-09-13T09:27:00Z">
                    <w:rPr>
                      <w:rFonts w:ascii="Cambria Math" w:eastAsia="楷体" w:hAnsi="楷体"/>
                    </w:rPr>
                    <m:t>f</m:t>
                  </w:ins>
                </m:r>
              </m:e>
              <m:sub>
                <m:r>
                  <w:ins w:id="1558" w:author="T179966" w:date="2025-09-13T17:27:00Z" w16du:dateUtc="2025-09-13T09:27:00Z">
                    <w:rPr>
                      <w:rFonts w:ascii="Cambria Math" w:eastAsia="楷体" w:hAnsi="楷体"/>
                    </w:rPr>
                    <m:t>x</m:t>
                  </w:ins>
                </m:r>
              </m:sub>
            </m:sSub>
            <m:r>
              <w:ins w:id="1559" w:author="T179966" w:date="2025-09-13T17:27:00Z" w16du:dateUtc="2025-09-13T09:27:00Z">
                <w:rPr>
                  <w:rFonts w:ascii="Cambria Math" w:eastAsia="楷体" w:hAnsi="楷体"/>
                </w:rPr>
                <m:t>(S</m:t>
              </w:ins>
            </m:r>
            <m:r>
              <w:ins w:id="1560" w:author="T179966" w:date="2025-09-13T17:27:00Z" w16du:dateUtc="2025-09-13T09:27:00Z">
                <w:rPr>
                  <w:rFonts w:ascii="Cambria Math" w:eastAsia="楷体" w:hAnsi="楷体"/>
                </w:rPr>
                <m:t>∪</m:t>
              </w:ins>
            </m:r>
            <m:d>
              <m:dPr>
                <m:begChr m:val="{"/>
                <m:endChr m:val="}"/>
                <m:ctrlPr>
                  <w:ins w:id="1561" w:author="T179966" w:date="2025-09-13T17:27:00Z" w16du:dateUtc="2025-09-13T09:27:00Z">
                    <w:rPr>
                      <w:rFonts w:ascii="Cambria Math" w:eastAsia="楷体" w:hAnsi="楷体"/>
                      <w:i/>
                    </w:rPr>
                  </w:ins>
                </m:ctrlPr>
              </m:dPr>
              <m:e>
                <m:r>
                  <w:ins w:id="1562" w:author="T179966" w:date="2025-09-13T17:27:00Z" w16du:dateUtc="2025-09-13T09:27:00Z">
                    <w:rPr>
                      <w:rFonts w:ascii="Cambria Math" w:eastAsia="楷体" w:hAnsi="楷体"/>
                    </w:rPr>
                    <m:t>i</m:t>
                  </w:ins>
                </m:r>
              </m:e>
            </m:d>
            <m:r>
              <w:ins w:id="1563" w:author="T179966" w:date="2025-09-13T17:27:00Z" w16du:dateUtc="2025-09-13T09:27:00Z">
                <w:rPr>
                  <w:rFonts w:ascii="Cambria Math" w:eastAsia="楷体" w:hAnsi="楷体"/>
                </w:rPr>
                <m:t>)</m:t>
              </w:ins>
            </m:r>
            <m:r>
              <w:ins w:id="1564" w:author="T179966" w:date="2025-09-13T17:27:00Z" w16du:dateUtc="2025-09-13T09:27:00Z">
                <w:rPr>
                  <w:rFonts w:ascii="微软雅黑" w:eastAsia="微软雅黑" w:hAnsi="微软雅黑" w:cs="微软雅黑" w:hint="eastAsia"/>
                </w:rPr>
                <m:t>-</m:t>
              </w:ins>
            </m:r>
            <m:sSub>
              <m:sSubPr>
                <m:ctrlPr>
                  <w:ins w:id="1565" w:author="T179966" w:date="2025-09-13T17:27:00Z" w16du:dateUtc="2025-09-13T09:27:00Z">
                    <w:rPr>
                      <w:rFonts w:ascii="Cambria Math" w:eastAsia="楷体" w:hAnsi="楷体"/>
                      <w:i/>
                    </w:rPr>
                  </w:ins>
                </m:ctrlPr>
              </m:sSubPr>
              <m:e>
                <m:r>
                  <w:ins w:id="1566" w:author="T179966" w:date="2025-09-13T17:27:00Z" w16du:dateUtc="2025-09-13T09:27:00Z">
                    <w:rPr>
                      <w:rFonts w:ascii="Cambria Math" w:eastAsia="楷体" w:hAnsi="楷体"/>
                    </w:rPr>
                    <m:t>f</m:t>
                  </w:ins>
                </m:r>
              </m:e>
              <m:sub>
                <m:r>
                  <w:ins w:id="1567" w:author="T179966" w:date="2025-09-13T17:27:00Z" w16du:dateUtc="2025-09-13T09:27:00Z">
                    <w:rPr>
                      <w:rFonts w:ascii="Cambria Math" w:eastAsia="楷体" w:hAnsi="楷体"/>
                    </w:rPr>
                    <m:t>x</m:t>
                  </w:ins>
                </m:r>
              </m:sub>
            </m:sSub>
            <m:r>
              <w:ins w:id="1568" w:author="T179966" w:date="2025-09-13T17:27:00Z" w16du:dateUtc="2025-09-13T09:27:00Z">
                <w:rPr>
                  <w:rFonts w:ascii="Cambria Math" w:eastAsia="楷体" w:hAnsi="楷体"/>
                </w:rPr>
                <m:t>(S)</m:t>
              </w:ins>
            </m:r>
          </m:e>
        </m:d>
      </m:oMath>
      <w:del w:id="1569" w:author="T179966" w:date="2025-09-13T17:27:00Z" w16du:dateUtc="2025-09-13T09:27:00Z">
        <w:r w:rsidR="000519FC" w:rsidDel="000519FC">
          <w:rPr>
            <w:rFonts w:ascii="楷体" w:eastAsia="楷体" w:hAnsi="楷体"/>
          </w:rPr>
          <w:object w:dxaOrig="4400" w:dyaOrig="740" w14:anchorId="530027BC">
            <v:shape id="_x0000_i1123" type="#_x0000_t75" style="width:219.8pt;height:36.75pt" o:ole="">
              <v:imagedata r:id="rId195" o:title=""/>
            </v:shape>
            <o:OLEObject Type="Embed" ProgID="Equation.3" ShapeID="_x0000_i1123" DrawAspect="Content" ObjectID="_1837502561" r:id="rId196"/>
          </w:object>
        </w:r>
      </w:del>
    </w:p>
    <w:p w14:paraId="584DA195" w14:textId="314F08FA" w:rsidR="00DA4276" w:rsidRDefault="00000000" w:rsidP="000519FC">
      <w:pPr>
        <w:spacing w:beforeLines="50" w:before="156" w:line="300" w:lineRule="auto"/>
        <w:ind w:firstLine="420"/>
        <w:jc w:val="left"/>
        <w:rPr>
          <w:rFonts w:ascii="楷体" w:eastAsia="楷体" w:hAnsi="楷体" w:hint="eastAsia"/>
        </w:rPr>
      </w:pPr>
      <w:r>
        <w:rPr>
          <w:rFonts w:ascii="楷体" w:eastAsia="楷体" w:hAnsi="楷体" w:hint="eastAsia"/>
        </w:rPr>
        <w:t>其中S代表不包含特征i的任意特征子集，</w:t>
      </w:r>
      <m:oMath>
        <m:sSub>
          <m:sSubPr>
            <m:ctrlPr>
              <w:ins w:id="1570" w:author="T179966" w:date="2025-09-13T17:27:00Z" w16du:dateUtc="2025-09-13T09:27:00Z">
                <w:rPr>
                  <w:rFonts w:ascii="Cambria Math" w:eastAsia="楷体" w:hAnsi="Cambria Math"/>
                  <w:i/>
                </w:rPr>
              </w:ins>
            </m:ctrlPr>
          </m:sSubPr>
          <m:e>
            <m:r>
              <w:ins w:id="1571" w:author="T179966" w:date="2025-09-13T17:27:00Z" w16du:dateUtc="2025-09-13T09:27:00Z">
                <w:rPr>
                  <w:rFonts w:ascii="Cambria Math" w:eastAsia="楷体" w:hAnsi="Cambria Math"/>
                </w:rPr>
                <m:t>f</m:t>
              </w:ins>
            </m:r>
          </m:e>
          <m:sub>
            <m:r>
              <w:ins w:id="1572" w:author="T179966" w:date="2025-09-13T17:27:00Z" w16du:dateUtc="2025-09-13T09:27:00Z">
                <w:rPr>
                  <w:rFonts w:ascii="Cambria Math" w:eastAsia="楷体" w:hAnsi="Cambria Math"/>
                </w:rPr>
                <m:t>x</m:t>
              </w:ins>
            </m:r>
          </m:sub>
        </m:sSub>
        <m:r>
          <w:ins w:id="1573" w:author="T179966" w:date="2025-09-13T17:27:00Z" w16du:dateUtc="2025-09-13T09:27:00Z">
            <w:rPr>
              <w:rFonts w:ascii="Cambria Math" w:eastAsia="楷体" w:hAnsi="Cambria Math"/>
            </w:rPr>
            <m:t>(S)</m:t>
          </w:ins>
        </m:r>
      </m:oMath>
      <w:del w:id="1574" w:author="T179966" w:date="2025-09-13T17:27:00Z" w16du:dateUtc="2025-09-13T09:27:00Z">
        <w:r w:rsidDel="000519FC">
          <w:rPr>
            <w:rFonts w:ascii="楷体" w:eastAsia="楷体" w:hAnsi="楷体"/>
          </w:rPr>
          <w:object w:dxaOrig="620" w:dyaOrig="360" w14:anchorId="48B5B2B5">
            <v:shape id="_x0000_i1124" type="#_x0000_t75" style="width:30.75pt;height:18pt" o:ole="">
              <v:imagedata r:id="rId197" o:title=""/>
            </v:shape>
            <o:OLEObject Type="Embed" ProgID="Equation.3" ShapeID="_x0000_i1124" DrawAspect="Content" ObjectID="_1837502562" r:id="rId198"/>
          </w:object>
        </w:r>
      </w:del>
      <w:r>
        <w:rPr>
          <w:rFonts w:ascii="楷体" w:eastAsia="楷体" w:hAnsi="楷体" w:hint="eastAsia"/>
        </w:rPr>
        <w:t>表示仅使用特征子集S时模型的预测值，分数</w:t>
      </w:r>
      <m:oMath>
        <m:f>
          <m:fPr>
            <m:ctrlPr>
              <w:ins w:id="1575" w:author="T179966" w:date="2025-09-13T17:27:00Z" w16du:dateUtc="2025-09-13T09:27:00Z">
                <w:rPr>
                  <w:rFonts w:ascii="Cambria Math" w:eastAsia="楷体" w:hAnsi="Cambria Math"/>
                  <w:i/>
                </w:rPr>
              </w:ins>
            </m:ctrlPr>
          </m:fPr>
          <m:num>
            <m:d>
              <m:dPr>
                <m:begChr m:val="|"/>
                <m:endChr m:val="|"/>
                <m:ctrlPr>
                  <w:ins w:id="1576" w:author="T179966" w:date="2025-09-13T17:27:00Z" w16du:dateUtc="2025-09-13T09:27:00Z">
                    <w:rPr>
                      <w:rFonts w:ascii="Cambria Math" w:eastAsia="楷体" w:hAnsi="Cambria Math"/>
                      <w:i/>
                    </w:rPr>
                  </w:ins>
                </m:ctrlPr>
              </m:dPr>
              <m:e>
                <m:r>
                  <w:ins w:id="1577" w:author="T179966" w:date="2025-09-13T17:27:00Z" w16du:dateUtc="2025-09-13T09:27:00Z">
                    <w:rPr>
                      <w:rFonts w:ascii="Cambria Math" w:eastAsia="楷体" w:hAnsi="Cambria Math"/>
                    </w:rPr>
                    <m:t>S</m:t>
                  </w:ins>
                </m:r>
              </m:e>
            </m:d>
            <m:r>
              <w:ins w:id="1578" w:author="T179966" w:date="2025-09-13T17:27:00Z" w16du:dateUtc="2025-09-13T09:27:00Z">
                <w:rPr>
                  <w:rFonts w:ascii="Cambria Math" w:eastAsia="楷体" w:hAnsi="Cambria Math"/>
                </w:rPr>
                <m:t>！</m:t>
              </w:ins>
            </m:r>
            <m:d>
              <m:dPr>
                <m:ctrlPr>
                  <w:ins w:id="1579" w:author="T179966" w:date="2025-09-13T17:27:00Z" w16du:dateUtc="2025-09-13T09:27:00Z">
                    <w:rPr>
                      <w:rFonts w:ascii="Cambria Math" w:eastAsia="楷体" w:hAnsi="Cambria Math"/>
                      <w:i/>
                    </w:rPr>
                  </w:ins>
                </m:ctrlPr>
              </m:dPr>
              <m:e>
                <m:d>
                  <m:dPr>
                    <m:begChr m:val="|"/>
                    <m:endChr m:val="|"/>
                    <m:ctrlPr>
                      <w:ins w:id="1580" w:author="T179966" w:date="2025-09-13T17:27:00Z" w16du:dateUtc="2025-09-13T09:27:00Z">
                        <w:rPr>
                          <w:rFonts w:ascii="Cambria Math" w:eastAsia="楷体" w:hAnsi="Cambria Math"/>
                          <w:i/>
                        </w:rPr>
                      </w:ins>
                    </m:ctrlPr>
                  </m:dPr>
                  <m:e>
                    <m:r>
                      <w:ins w:id="1581" w:author="T179966" w:date="2025-09-13T17:27:00Z" w16du:dateUtc="2025-09-13T09:27:00Z">
                        <w:rPr>
                          <w:rFonts w:ascii="Cambria Math" w:eastAsia="楷体" w:hAnsi="Cambria Math"/>
                        </w:rPr>
                        <m:t>F</m:t>
                      </w:ins>
                    </m:r>
                  </m:e>
                </m:d>
                <m:r>
                  <w:ins w:id="1582" w:author="T179966" w:date="2025-09-13T17:27:00Z" w16du:dateUtc="2025-09-13T09:27:00Z">
                    <w:rPr>
                      <w:rFonts w:ascii="Cambria Math" w:eastAsia="楷体" w:hAnsi="Cambria Math"/>
                    </w:rPr>
                    <m:t>-</m:t>
                  </w:ins>
                </m:r>
                <m:d>
                  <m:dPr>
                    <m:begChr m:val="|"/>
                    <m:endChr m:val="|"/>
                    <m:ctrlPr>
                      <w:ins w:id="1583" w:author="T179966" w:date="2025-09-13T17:27:00Z" w16du:dateUtc="2025-09-13T09:27:00Z">
                        <w:rPr>
                          <w:rFonts w:ascii="Cambria Math" w:eastAsia="楷体" w:hAnsi="Cambria Math"/>
                          <w:i/>
                        </w:rPr>
                      </w:ins>
                    </m:ctrlPr>
                  </m:dPr>
                  <m:e>
                    <m:r>
                      <w:ins w:id="1584" w:author="T179966" w:date="2025-09-13T17:27:00Z" w16du:dateUtc="2025-09-13T09:27:00Z">
                        <w:rPr>
                          <w:rFonts w:ascii="Cambria Math" w:eastAsia="楷体" w:hAnsi="Cambria Math"/>
                        </w:rPr>
                        <m:t>S</m:t>
                      </w:ins>
                    </m:r>
                  </m:e>
                </m:d>
                <m:r>
                  <w:ins w:id="1585" w:author="T179966" w:date="2025-09-13T17:27:00Z" w16du:dateUtc="2025-09-13T09:27:00Z">
                    <w:rPr>
                      <w:rFonts w:ascii="Cambria Math" w:eastAsia="楷体" w:hAnsi="Cambria Math"/>
                    </w:rPr>
                    <m:t>-1</m:t>
                  </w:ins>
                </m:r>
              </m:e>
            </m:d>
            <m:r>
              <w:ins w:id="1586" w:author="T179966" w:date="2025-09-13T17:27:00Z" w16du:dateUtc="2025-09-13T09:27:00Z">
                <w:rPr>
                  <w:rFonts w:ascii="Cambria Math" w:eastAsia="楷体" w:hAnsi="Cambria Math"/>
                </w:rPr>
                <m:t>！</m:t>
              </w:ins>
            </m:r>
          </m:num>
          <m:den>
            <m:d>
              <m:dPr>
                <m:begChr m:val="|"/>
                <m:endChr m:val="|"/>
                <m:ctrlPr>
                  <w:ins w:id="1587" w:author="T179966" w:date="2025-09-13T17:27:00Z" w16du:dateUtc="2025-09-13T09:27:00Z">
                    <w:rPr>
                      <w:rFonts w:ascii="Cambria Math" w:eastAsia="楷体" w:hAnsi="Cambria Math"/>
                      <w:i/>
                    </w:rPr>
                  </w:ins>
                </m:ctrlPr>
              </m:dPr>
              <m:e>
                <m:r>
                  <w:ins w:id="1588" w:author="T179966" w:date="2025-09-13T17:27:00Z" w16du:dateUtc="2025-09-13T09:27:00Z">
                    <w:rPr>
                      <w:rFonts w:ascii="Cambria Math" w:eastAsia="楷体" w:hAnsi="Cambria Math"/>
                    </w:rPr>
                    <m:t>F</m:t>
                  </w:ins>
                </m:r>
              </m:e>
            </m:d>
            <m:r>
              <w:ins w:id="1589" w:author="T179966" w:date="2025-09-13T17:27:00Z" w16du:dateUtc="2025-09-13T09:27:00Z">
                <w:rPr>
                  <w:rFonts w:ascii="Cambria Math" w:eastAsia="楷体" w:hAnsi="Cambria Math"/>
                </w:rPr>
                <m:t>！</m:t>
              </w:ins>
            </m:r>
          </m:den>
        </m:f>
      </m:oMath>
      <w:del w:id="1590" w:author="T179966" w:date="2025-09-13T17:27:00Z" w16du:dateUtc="2025-09-13T09:27:00Z">
        <w:r w:rsidDel="000519FC">
          <w:rPr>
            <w:rFonts w:ascii="楷体" w:eastAsia="楷体" w:hAnsi="楷体"/>
          </w:rPr>
          <w:object w:dxaOrig="1420" w:dyaOrig="740" w14:anchorId="4436ADF2">
            <v:shape id="_x0000_i1125" type="#_x0000_t75" style="width:71.3pt;height:36.75pt" o:ole="">
              <v:imagedata r:id="rId199" o:title=""/>
            </v:shape>
            <o:OLEObject Type="Embed" ProgID="Equation.3" ShapeID="_x0000_i1125" DrawAspect="Content" ObjectID="_1837502563" r:id="rId200"/>
          </w:object>
        </w:r>
      </w:del>
      <w:r>
        <w:rPr>
          <w:rFonts w:ascii="楷体" w:eastAsia="楷体" w:hAnsi="楷体" w:hint="eastAsia"/>
        </w:rPr>
        <w:t>被称为权重因子，确保每个特征组合被公平的考虑。得到每一个特征的</w:t>
      </w:r>
      <m:oMath>
        <m:sSub>
          <m:sSubPr>
            <m:ctrlPr>
              <w:ins w:id="1591" w:author="T179966" w:date="2025-09-13T17:27:00Z" w16du:dateUtc="2025-09-13T09:27:00Z">
                <w:rPr>
                  <w:rFonts w:ascii="Cambria Math" w:eastAsia="楷体" w:hAnsi="楷体"/>
                  <w:i/>
                </w:rPr>
              </w:ins>
            </m:ctrlPr>
          </m:sSubPr>
          <m:e>
            <m:r>
              <w:ins w:id="1592" w:author="T179966" w:date="2025-09-13T17:27:00Z" w16du:dateUtc="2025-09-13T09:27:00Z">
                <w:rPr>
                  <w:rFonts w:ascii="Cambria Math" w:eastAsia="楷体" w:hAnsi="楷体"/>
                </w:rPr>
                <m:t>θ</m:t>
              </w:ins>
            </m:r>
          </m:e>
          <m:sub>
            <m:r>
              <w:ins w:id="1593" w:author="T179966" w:date="2025-09-13T17:27:00Z" w16du:dateUtc="2025-09-13T09:27:00Z">
                <w:rPr>
                  <w:rFonts w:ascii="Cambria Math" w:eastAsia="楷体" w:hAnsi="楷体"/>
                </w:rPr>
                <m:t>i</m:t>
              </w:ins>
            </m:r>
          </m:sub>
        </m:sSub>
      </m:oMath>
      <w:del w:id="1594" w:author="T179966" w:date="2025-09-13T17:27:00Z" w16du:dateUtc="2025-09-13T09:27:00Z">
        <w:r w:rsidDel="000519FC">
          <w:rPr>
            <w:rFonts w:ascii="楷体" w:eastAsia="楷体" w:hAnsi="楷体" w:hint="eastAsia"/>
            <w:position w:val="-12"/>
          </w:rPr>
          <w:object w:dxaOrig="240" w:dyaOrig="360" w14:anchorId="2453A78A">
            <v:shape id="_x0000_i1126" type="#_x0000_t75" style="width:12pt;height:18pt" o:ole="">
              <v:imagedata r:id="rId201" o:title=""/>
            </v:shape>
            <o:OLEObject Type="Embed" ProgID="Equation.3" ShapeID="_x0000_i1126" DrawAspect="Content" ObjectID="_1837502564" r:id="rId202"/>
          </w:object>
        </w:r>
      </w:del>
      <w:r>
        <w:rPr>
          <w:rFonts w:ascii="楷体" w:eastAsia="楷体" w:hAnsi="楷体" w:hint="eastAsia"/>
        </w:rPr>
        <w:t>，并为新闻真实性分类做出解释。</w:t>
      </w:r>
    </w:p>
    <w:p w14:paraId="40559EA4" w14:textId="77777777" w:rsidR="00DA4276" w:rsidRDefault="00000000">
      <w:pPr>
        <w:spacing w:beforeLines="50" w:before="156" w:line="300" w:lineRule="auto"/>
        <w:ind w:firstLine="420"/>
        <w:jc w:val="left"/>
        <w:rPr>
          <w:rFonts w:ascii="楷体" w:eastAsia="楷体" w:hAnsi="楷体" w:hint="eastAsia"/>
        </w:rPr>
      </w:pPr>
      <w:r>
        <w:rPr>
          <w:rFonts w:ascii="楷体" w:eastAsia="楷体" w:hAnsi="楷体" w:hint="eastAsia"/>
        </w:rPr>
        <w:t>例如Weibo21数据集中的一条新闻：【央视曝光：投资85亿！贵阳30000套保障房竟闲置！】国家审计署近日公布了一个惊人的数据：贵州贵阳市，3万套保障房竟一直闲置！记者发现，一些小区房子虽已建好，但是水、电等还不能入户。这些保障房项目共涉及投85.43亿元，可因为不完善配套设施，老百姓有房却迟迟住不进...http://t.cn/RUuaO20"该新闻最终被分类为假新闻（0）。</w:t>
      </w:r>
    </w:p>
    <w:p w14:paraId="466C6E58" w14:textId="77777777" w:rsidR="00DA4276" w:rsidRDefault="00000000">
      <w:pPr>
        <w:spacing w:beforeLines="50" w:before="156" w:line="300" w:lineRule="auto"/>
        <w:ind w:firstLine="420"/>
        <w:jc w:val="left"/>
        <w:rPr>
          <w:rFonts w:ascii="楷体" w:eastAsia="楷体" w:hAnsi="楷体" w:hint="eastAsia"/>
        </w:rPr>
      </w:pPr>
      <w:r>
        <w:rPr>
          <w:rFonts w:ascii="楷体" w:eastAsia="楷体" w:hAnsi="楷体" w:hint="eastAsia"/>
        </w:rPr>
        <w:t>大模型可解释内容：各SHAP值：文本特征+0.2，写作意图特征+0.35，传播意图特征+0.15，评论特征0.10，最关键的因素是写作意图，意图“引用权威但缺乏具体来源”（+0.35），这类手法常用于伪装成权威报道以欺骗读者；其次是标题中的夸张数字和情绪化表达（+0.2），这种写法容易激发公众愤怒或关注，是虚假信息常见的传播策略。综合考虑分类为假新闻。</w:t>
      </w:r>
    </w:p>
    <w:p w14:paraId="42D98931" w14:textId="7EBEE499" w:rsidR="00DA4276" w:rsidDel="007C3209" w:rsidRDefault="00000000" w:rsidP="007C3209">
      <w:pPr>
        <w:spacing w:beforeLines="50" w:before="156" w:line="300" w:lineRule="auto"/>
        <w:jc w:val="left"/>
        <w:rPr>
          <w:del w:id="1595" w:author="永涛 彭" w:date="2026-04-12T12:31:00Z" w16du:dateUtc="2026-04-12T04:31:00Z"/>
          <w:rFonts w:ascii="楷体" w:eastAsia="楷体" w:hAnsi="楷体" w:hint="eastAsia"/>
        </w:rPr>
        <w:pPrChange w:id="1596" w:author="永涛 彭" w:date="2026-04-12T12:31:00Z" w16du:dateUtc="2026-04-12T04:31:00Z">
          <w:pPr>
            <w:spacing w:beforeLines="50" w:before="156" w:line="300" w:lineRule="auto"/>
            <w:jc w:val="left"/>
          </w:pPr>
        </w:pPrChange>
      </w:pPr>
      <w:del w:id="1597" w:author="永涛 彭" w:date="2026-04-12T12:31:00Z" w16du:dateUtc="2026-04-12T04:31:00Z">
        <w:r w:rsidDel="007C3209">
          <w:rPr>
            <w:rFonts w:ascii="楷体" w:eastAsia="楷体" w:hAnsi="楷体" w:hint="eastAsia"/>
          </w:rPr>
          <w:delText>实验</w:delText>
        </w:r>
        <w:r w:rsidDel="007C3209">
          <w:rPr>
            <w:rFonts w:ascii="楷体" w:eastAsia="楷体" w:hAnsi="楷体" w:hint="eastAsia"/>
          </w:rPr>
          <w:br/>
          <w:delText>数据集</w:delText>
        </w:r>
      </w:del>
    </w:p>
    <w:p w14:paraId="56397B03" w14:textId="0DA0F327" w:rsidR="00DA4276" w:rsidDel="007C3209" w:rsidRDefault="00000000" w:rsidP="007C3209">
      <w:pPr>
        <w:spacing w:beforeLines="50" w:before="156" w:line="300" w:lineRule="auto"/>
        <w:ind w:firstLine="420"/>
        <w:jc w:val="left"/>
        <w:rPr>
          <w:del w:id="1598" w:author="永涛 彭" w:date="2026-04-12T12:31:00Z" w16du:dateUtc="2026-04-12T04:31:00Z"/>
          <w:rFonts w:ascii="楷体" w:eastAsia="楷体" w:hAnsi="楷体" w:hint="eastAsia"/>
          <w:szCs w:val="21"/>
        </w:rPr>
        <w:pPrChange w:id="1599" w:author="永涛 彭" w:date="2026-04-12T12:31:00Z" w16du:dateUtc="2026-04-12T04:31:00Z">
          <w:pPr>
            <w:spacing w:beforeLines="50" w:before="156" w:line="300" w:lineRule="auto"/>
            <w:ind w:firstLine="420"/>
            <w:jc w:val="left"/>
          </w:pPr>
        </w:pPrChange>
      </w:pPr>
      <w:del w:id="1600" w:author="永涛 彭" w:date="2026-04-12T12:31:00Z" w16du:dateUtc="2026-04-12T04:31:00Z">
        <w:r w:rsidDel="007C3209">
          <w:rPr>
            <w:rFonts w:ascii="楷体" w:eastAsia="楷体" w:hAnsi="楷体" w:hint="eastAsia"/>
          </w:rPr>
          <w:delText>Pheme数据集是一个重要的假新闻检测基准，专注于社交媒体上的谣言传播。该数据集包含来自Twitter的推文和回复，涵盖了9个重大新闻事件，总计约6,000条推文。Weibo21数据集创建于2021年，提供了丰富的元数据，包括用户信息、时间戳、转发链和互动情况。</w:delText>
        </w:r>
        <w:r w:rsidDel="007C3209">
          <w:rPr>
            <w:rFonts w:ascii="楷体" w:eastAsia="楷体" w:hAnsi="楷体" w:hint="eastAsia"/>
          </w:rPr>
          <w:tab/>
          <w:delText>我们利用了Qwen2-72B（Li et all,2023）用来生成评论网络。以及阿里巴巴出品的嵌入模型（text-embedding-v3），批处理大小8，循环趟数是100次，采用了早停机制，当16次的损失函数值没发生改变时停止，我们的方案在1个NVDIA 1060Ti GPU上进行训练。使用具有1e-5权重衰弱的Adam,训练时，抛弃率是0.5，初始学习率是0.002。</w:delText>
        </w:r>
        <w:r w:rsidDel="007C3209">
          <w:rPr>
            <w:rFonts w:ascii="楷体" w:eastAsia="楷体" w:hAnsi="楷体" w:hint="eastAsia"/>
          </w:rPr>
          <w:br/>
        </w:r>
        <w:r w:rsidDel="007C3209">
          <w:rPr>
            <w:rFonts w:ascii="楷体" w:eastAsia="楷体" w:hAnsi="楷体" w:hint="eastAsia"/>
            <w:szCs w:val="21"/>
          </w:rPr>
          <w:delText>下表对比了近三年使用了相同公开数据集的模型：</w:delText>
        </w:r>
      </w:del>
    </w:p>
    <w:tbl>
      <w:tblPr>
        <w:tblStyle w:val="ae"/>
        <w:tblW w:w="8116" w:type="dxa"/>
        <w:tblLayout w:type="fixed"/>
        <w:tblLook w:val="04A0" w:firstRow="1" w:lastRow="0" w:firstColumn="1" w:lastColumn="0" w:noHBand="0" w:noVBand="1"/>
      </w:tblPr>
      <w:tblGrid>
        <w:gridCol w:w="1156"/>
        <w:gridCol w:w="1531"/>
        <w:gridCol w:w="1394"/>
        <w:gridCol w:w="1296"/>
        <w:gridCol w:w="1588"/>
        <w:gridCol w:w="1151"/>
      </w:tblGrid>
      <w:tr w:rsidR="00DA4276" w:rsidDel="007C3209" w14:paraId="6F37C0B6" w14:textId="01F278B0">
        <w:trPr>
          <w:trHeight w:val="451"/>
          <w:del w:id="1601" w:author="永涛 彭" w:date="2026-04-12T12:31:00Z" w16du:dateUtc="2026-04-12T04:31:00Z"/>
        </w:trPr>
        <w:tc>
          <w:tcPr>
            <w:tcW w:w="1156" w:type="dxa"/>
            <w:vMerge w:val="restart"/>
            <w:tcBorders>
              <w:left w:val="nil"/>
              <w:right w:val="single" w:sz="4" w:space="0" w:color="000000"/>
            </w:tcBorders>
            <w:vAlign w:val="center"/>
          </w:tcPr>
          <w:p w14:paraId="44D2457E" w14:textId="03EE0544" w:rsidR="00DA4276" w:rsidDel="007C3209" w:rsidRDefault="00000000" w:rsidP="007C3209">
            <w:pPr>
              <w:spacing w:beforeLines="50" w:before="156" w:line="300" w:lineRule="auto"/>
              <w:jc w:val="left"/>
              <w:rPr>
                <w:del w:id="1602" w:author="永涛 彭" w:date="2026-04-12T12:31:00Z" w16du:dateUtc="2026-04-12T04:31:00Z"/>
              </w:rPr>
              <w:pPrChange w:id="1603" w:author="永涛 彭" w:date="2026-04-12T12:31:00Z" w16du:dateUtc="2026-04-12T04:31:00Z">
                <w:pPr>
                  <w:jc w:val="center"/>
                </w:pPr>
              </w:pPrChange>
            </w:pPr>
            <w:del w:id="1604" w:author="永涛 彭" w:date="2026-04-12T12:31:00Z" w16du:dateUtc="2026-04-12T04:31:00Z">
              <w:r w:rsidDel="007C3209">
                <w:rPr>
                  <w:rFonts w:hint="eastAsia"/>
                </w:rPr>
                <w:delText>框架</w:delText>
              </w:r>
            </w:del>
          </w:p>
        </w:tc>
        <w:tc>
          <w:tcPr>
            <w:tcW w:w="1531" w:type="dxa"/>
            <w:vMerge w:val="restart"/>
            <w:tcBorders>
              <w:left w:val="single" w:sz="4" w:space="0" w:color="000000"/>
              <w:right w:val="single" w:sz="4" w:space="0" w:color="auto"/>
            </w:tcBorders>
            <w:vAlign w:val="center"/>
          </w:tcPr>
          <w:p w14:paraId="51C0CBDD" w14:textId="62BE3828" w:rsidR="00DA4276" w:rsidDel="007C3209" w:rsidRDefault="00000000" w:rsidP="007C3209">
            <w:pPr>
              <w:spacing w:beforeLines="50" w:before="156" w:line="300" w:lineRule="auto"/>
              <w:jc w:val="left"/>
              <w:rPr>
                <w:del w:id="1605" w:author="永涛 彭" w:date="2026-04-12T12:31:00Z" w16du:dateUtc="2026-04-12T04:31:00Z"/>
              </w:rPr>
              <w:pPrChange w:id="1606" w:author="永涛 彭" w:date="2026-04-12T12:31:00Z" w16du:dateUtc="2026-04-12T04:31:00Z">
                <w:pPr>
                  <w:jc w:val="center"/>
                </w:pPr>
              </w:pPrChange>
            </w:pPr>
            <w:del w:id="1607" w:author="永涛 彭" w:date="2026-04-12T12:31:00Z" w16du:dateUtc="2026-04-12T04:31:00Z">
              <w:r w:rsidDel="007C3209">
                <w:rPr>
                  <w:rFonts w:hint="eastAsia"/>
                </w:rPr>
                <w:delText>方法</w:delText>
              </w:r>
            </w:del>
          </w:p>
        </w:tc>
        <w:tc>
          <w:tcPr>
            <w:tcW w:w="2690" w:type="dxa"/>
            <w:gridSpan w:val="2"/>
            <w:tcBorders>
              <w:left w:val="single" w:sz="4" w:space="0" w:color="auto"/>
              <w:right w:val="single" w:sz="4" w:space="0" w:color="auto"/>
            </w:tcBorders>
            <w:vAlign w:val="center"/>
          </w:tcPr>
          <w:p w14:paraId="6C59B5FF" w14:textId="7F58D447" w:rsidR="00DA4276" w:rsidDel="007C3209" w:rsidRDefault="00000000" w:rsidP="007C3209">
            <w:pPr>
              <w:spacing w:beforeLines="50" w:before="156" w:line="300" w:lineRule="auto"/>
              <w:jc w:val="left"/>
              <w:rPr>
                <w:del w:id="1608" w:author="永涛 彭" w:date="2026-04-12T12:31:00Z" w16du:dateUtc="2026-04-12T04:31:00Z"/>
              </w:rPr>
              <w:pPrChange w:id="1609" w:author="永涛 彭" w:date="2026-04-12T12:31:00Z" w16du:dateUtc="2026-04-12T04:31:00Z">
                <w:pPr>
                  <w:jc w:val="center"/>
                </w:pPr>
              </w:pPrChange>
            </w:pPr>
            <w:del w:id="1610" w:author="永涛 彭" w:date="2026-04-12T12:31:00Z" w16du:dateUtc="2026-04-12T04:31:00Z">
              <w:r w:rsidDel="007C3209">
                <w:rPr>
                  <w:rFonts w:hint="eastAsia"/>
                </w:rPr>
                <w:delText>Pheme</w:delText>
              </w:r>
            </w:del>
          </w:p>
        </w:tc>
        <w:tc>
          <w:tcPr>
            <w:tcW w:w="2739" w:type="dxa"/>
            <w:gridSpan w:val="2"/>
            <w:tcBorders>
              <w:left w:val="single" w:sz="4" w:space="0" w:color="auto"/>
              <w:right w:val="nil"/>
            </w:tcBorders>
            <w:vAlign w:val="center"/>
          </w:tcPr>
          <w:p w14:paraId="48A7FA3D" w14:textId="334BE73A" w:rsidR="00DA4276" w:rsidDel="007C3209" w:rsidRDefault="00000000" w:rsidP="007C3209">
            <w:pPr>
              <w:spacing w:beforeLines="50" w:before="156" w:line="300" w:lineRule="auto"/>
              <w:jc w:val="left"/>
              <w:rPr>
                <w:del w:id="1611" w:author="永涛 彭" w:date="2026-04-12T12:31:00Z" w16du:dateUtc="2026-04-12T04:31:00Z"/>
              </w:rPr>
              <w:pPrChange w:id="1612" w:author="永涛 彭" w:date="2026-04-12T12:31:00Z" w16du:dateUtc="2026-04-12T04:31:00Z">
                <w:pPr>
                  <w:jc w:val="center"/>
                </w:pPr>
              </w:pPrChange>
            </w:pPr>
            <w:del w:id="1613" w:author="永涛 彭" w:date="2026-04-12T12:31:00Z" w16du:dateUtc="2026-04-12T04:31:00Z">
              <w:r w:rsidDel="007C3209">
                <w:rPr>
                  <w:rFonts w:hint="eastAsia"/>
                </w:rPr>
                <w:delText>Weibo21</w:delText>
              </w:r>
            </w:del>
          </w:p>
        </w:tc>
      </w:tr>
      <w:tr w:rsidR="00DA4276" w:rsidDel="007C3209" w14:paraId="614C40AA" w14:textId="14572DB4">
        <w:trPr>
          <w:trHeight w:val="321"/>
          <w:del w:id="1614" w:author="永涛 彭" w:date="2026-04-12T12:31:00Z" w16du:dateUtc="2026-04-12T04:31:00Z"/>
        </w:trPr>
        <w:tc>
          <w:tcPr>
            <w:tcW w:w="1156" w:type="dxa"/>
            <w:vMerge/>
            <w:tcBorders>
              <w:left w:val="nil"/>
              <w:right w:val="single" w:sz="4" w:space="0" w:color="000000"/>
            </w:tcBorders>
            <w:vAlign w:val="center"/>
          </w:tcPr>
          <w:p w14:paraId="48E8FC0E" w14:textId="4E0C9888" w:rsidR="00DA4276" w:rsidDel="007C3209" w:rsidRDefault="00DA4276" w:rsidP="007C3209">
            <w:pPr>
              <w:spacing w:beforeLines="50" w:before="156" w:line="300" w:lineRule="auto"/>
              <w:jc w:val="left"/>
              <w:rPr>
                <w:del w:id="1615" w:author="永涛 彭" w:date="2026-04-12T12:31:00Z" w16du:dateUtc="2026-04-12T04:31:00Z"/>
              </w:rPr>
              <w:pPrChange w:id="1616" w:author="永涛 彭" w:date="2026-04-12T12:31:00Z" w16du:dateUtc="2026-04-12T04:31:00Z">
                <w:pPr>
                  <w:jc w:val="center"/>
                </w:pPr>
              </w:pPrChange>
            </w:pPr>
          </w:p>
        </w:tc>
        <w:tc>
          <w:tcPr>
            <w:tcW w:w="1531" w:type="dxa"/>
            <w:vMerge/>
            <w:tcBorders>
              <w:left w:val="single" w:sz="4" w:space="0" w:color="000000"/>
              <w:right w:val="single" w:sz="4" w:space="0" w:color="auto"/>
            </w:tcBorders>
            <w:vAlign w:val="center"/>
          </w:tcPr>
          <w:p w14:paraId="2D1A7B54" w14:textId="544473C5" w:rsidR="00DA4276" w:rsidDel="007C3209" w:rsidRDefault="00DA4276" w:rsidP="007C3209">
            <w:pPr>
              <w:spacing w:beforeLines="50" w:before="156" w:line="300" w:lineRule="auto"/>
              <w:jc w:val="left"/>
              <w:rPr>
                <w:del w:id="1617" w:author="永涛 彭" w:date="2026-04-12T12:31:00Z" w16du:dateUtc="2026-04-12T04:31:00Z"/>
              </w:rPr>
              <w:pPrChange w:id="1618" w:author="永涛 彭" w:date="2026-04-12T12:31:00Z" w16du:dateUtc="2026-04-12T04:31:00Z">
                <w:pPr>
                  <w:jc w:val="center"/>
                </w:pPr>
              </w:pPrChange>
            </w:pPr>
          </w:p>
        </w:tc>
        <w:tc>
          <w:tcPr>
            <w:tcW w:w="1394" w:type="dxa"/>
            <w:tcBorders>
              <w:left w:val="single" w:sz="4" w:space="0" w:color="auto"/>
              <w:right w:val="nil"/>
            </w:tcBorders>
            <w:vAlign w:val="center"/>
          </w:tcPr>
          <w:p w14:paraId="6BFA21FA" w14:textId="4708E9DF" w:rsidR="00DA4276" w:rsidDel="007C3209" w:rsidRDefault="00000000" w:rsidP="007C3209">
            <w:pPr>
              <w:spacing w:beforeLines="50" w:before="156" w:line="300" w:lineRule="auto"/>
              <w:jc w:val="left"/>
              <w:rPr>
                <w:del w:id="1619" w:author="永涛 彭" w:date="2026-04-12T12:31:00Z" w16du:dateUtc="2026-04-12T04:31:00Z"/>
              </w:rPr>
              <w:pPrChange w:id="1620" w:author="永涛 彭" w:date="2026-04-12T12:31:00Z" w16du:dateUtc="2026-04-12T04:31:00Z">
                <w:pPr>
                  <w:jc w:val="center"/>
                </w:pPr>
              </w:pPrChange>
            </w:pPr>
            <w:del w:id="1621" w:author="永涛 彭" w:date="2026-04-12T12:31:00Z" w16du:dateUtc="2026-04-12T04:31:00Z">
              <w:r w:rsidDel="007C3209">
                <w:rPr>
                  <w:rFonts w:hint="eastAsia"/>
                </w:rPr>
                <w:delText>Acc</w:delText>
              </w:r>
            </w:del>
          </w:p>
        </w:tc>
        <w:tc>
          <w:tcPr>
            <w:tcW w:w="1296" w:type="dxa"/>
            <w:tcBorders>
              <w:left w:val="nil"/>
              <w:right w:val="single" w:sz="4" w:space="0" w:color="auto"/>
            </w:tcBorders>
            <w:vAlign w:val="center"/>
          </w:tcPr>
          <w:p w14:paraId="75F65333" w14:textId="08DECFF8" w:rsidR="00DA4276" w:rsidDel="007C3209" w:rsidRDefault="00000000" w:rsidP="007C3209">
            <w:pPr>
              <w:spacing w:beforeLines="50" w:before="156" w:line="300" w:lineRule="auto"/>
              <w:jc w:val="left"/>
              <w:rPr>
                <w:del w:id="1622" w:author="永涛 彭" w:date="2026-04-12T12:31:00Z" w16du:dateUtc="2026-04-12T04:31:00Z"/>
              </w:rPr>
              <w:pPrChange w:id="1623" w:author="永涛 彭" w:date="2026-04-12T12:31:00Z" w16du:dateUtc="2026-04-12T04:31:00Z">
                <w:pPr>
                  <w:jc w:val="center"/>
                </w:pPr>
              </w:pPrChange>
            </w:pPr>
            <w:del w:id="1624" w:author="永涛 彭" w:date="2026-04-12T12:31:00Z" w16du:dateUtc="2026-04-12T04:31:00Z">
              <w:r w:rsidDel="007C3209">
                <w:rPr>
                  <w:rFonts w:hint="eastAsia"/>
                </w:rPr>
                <w:delText>F1</w:delText>
              </w:r>
            </w:del>
          </w:p>
        </w:tc>
        <w:tc>
          <w:tcPr>
            <w:tcW w:w="1588" w:type="dxa"/>
            <w:tcBorders>
              <w:left w:val="single" w:sz="4" w:space="0" w:color="auto"/>
              <w:right w:val="nil"/>
            </w:tcBorders>
            <w:vAlign w:val="center"/>
          </w:tcPr>
          <w:p w14:paraId="05E2D493" w14:textId="4813F6C2" w:rsidR="00DA4276" w:rsidDel="007C3209" w:rsidRDefault="00000000" w:rsidP="007C3209">
            <w:pPr>
              <w:spacing w:beforeLines="50" w:before="156" w:line="300" w:lineRule="auto"/>
              <w:jc w:val="left"/>
              <w:rPr>
                <w:del w:id="1625" w:author="永涛 彭" w:date="2026-04-12T12:31:00Z" w16du:dateUtc="2026-04-12T04:31:00Z"/>
              </w:rPr>
              <w:pPrChange w:id="1626" w:author="永涛 彭" w:date="2026-04-12T12:31:00Z" w16du:dateUtc="2026-04-12T04:31:00Z">
                <w:pPr>
                  <w:jc w:val="center"/>
                </w:pPr>
              </w:pPrChange>
            </w:pPr>
            <w:del w:id="1627" w:author="永涛 彭" w:date="2026-04-12T12:31:00Z" w16du:dateUtc="2026-04-12T04:31:00Z">
              <w:r w:rsidDel="007C3209">
                <w:rPr>
                  <w:rFonts w:hint="eastAsia"/>
                </w:rPr>
                <w:delText>Acc</w:delText>
              </w:r>
            </w:del>
          </w:p>
        </w:tc>
        <w:tc>
          <w:tcPr>
            <w:tcW w:w="1151" w:type="dxa"/>
            <w:tcBorders>
              <w:left w:val="nil"/>
              <w:bottom w:val="single" w:sz="4" w:space="0" w:color="auto"/>
              <w:right w:val="nil"/>
            </w:tcBorders>
            <w:vAlign w:val="center"/>
          </w:tcPr>
          <w:p w14:paraId="6A01C76B" w14:textId="0E920F07" w:rsidR="00DA4276" w:rsidDel="007C3209" w:rsidRDefault="00000000" w:rsidP="007C3209">
            <w:pPr>
              <w:spacing w:beforeLines="50" w:before="156" w:line="300" w:lineRule="auto"/>
              <w:jc w:val="left"/>
              <w:rPr>
                <w:del w:id="1628" w:author="永涛 彭" w:date="2026-04-12T12:31:00Z" w16du:dateUtc="2026-04-12T04:31:00Z"/>
              </w:rPr>
              <w:pPrChange w:id="1629" w:author="永涛 彭" w:date="2026-04-12T12:31:00Z" w16du:dateUtc="2026-04-12T04:31:00Z">
                <w:pPr>
                  <w:jc w:val="center"/>
                </w:pPr>
              </w:pPrChange>
            </w:pPr>
            <w:del w:id="1630" w:author="永涛 彭" w:date="2026-04-12T12:31:00Z" w16du:dateUtc="2026-04-12T04:31:00Z">
              <w:r w:rsidDel="007C3209">
                <w:rPr>
                  <w:rFonts w:hint="eastAsia"/>
                </w:rPr>
                <w:delText>F1</w:delText>
              </w:r>
            </w:del>
          </w:p>
        </w:tc>
      </w:tr>
      <w:tr w:rsidR="00DA4276" w:rsidDel="007C3209" w14:paraId="06C8FCE2" w14:textId="3EF4B0B0">
        <w:trPr>
          <w:trHeight w:val="321"/>
          <w:del w:id="1631" w:author="永涛 彭" w:date="2026-04-12T12:31:00Z" w16du:dateUtc="2026-04-12T04:31:00Z"/>
        </w:trPr>
        <w:tc>
          <w:tcPr>
            <w:tcW w:w="1156" w:type="dxa"/>
            <w:tcBorders>
              <w:left w:val="nil"/>
              <w:bottom w:val="nil"/>
              <w:right w:val="nil"/>
            </w:tcBorders>
            <w:vAlign w:val="center"/>
          </w:tcPr>
          <w:p w14:paraId="4559B012" w14:textId="4329EE90" w:rsidR="00DA4276" w:rsidDel="007C3209" w:rsidRDefault="00000000" w:rsidP="007C3209">
            <w:pPr>
              <w:spacing w:beforeLines="50" w:before="156" w:line="300" w:lineRule="auto"/>
              <w:jc w:val="left"/>
              <w:rPr>
                <w:del w:id="1632" w:author="永涛 彭" w:date="2026-04-12T12:31:00Z" w16du:dateUtc="2026-04-12T04:31:00Z"/>
              </w:rPr>
              <w:pPrChange w:id="1633" w:author="永涛 彭" w:date="2026-04-12T12:31:00Z" w16du:dateUtc="2026-04-12T04:31:00Z">
                <w:pPr>
                  <w:jc w:val="center"/>
                </w:pPr>
              </w:pPrChange>
            </w:pPr>
            <w:del w:id="1634" w:author="永涛 彭" w:date="2026-04-12T12:31:00Z" w16du:dateUtc="2026-04-12T04:31:00Z">
              <w:r w:rsidDel="007C3209">
                <w:rPr>
                  <w:rFonts w:hint="eastAsia"/>
                </w:rPr>
                <w:delText>ARG</w:delText>
              </w:r>
            </w:del>
          </w:p>
        </w:tc>
        <w:tc>
          <w:tcPr>
            <w:tcW w:w="1531" w:type="dxa"/>
            <w:tcBorders>
              <w:left w:val="nil"/>
              <w:bottom w:val="nil"/>
              <w:right w:val="nil"/>
            </w:tcBorders>
            <w:vAlign w:val="center"/>
          </w:tcPr>
          <w:p w14:paraId="1CC4751D" w14:textId="5595FD52" w:rsidR="00DA4276" w:rsidDel="007C3209" w:rsidRDefault="00000000" w:rsidP="007C3209">
            <w:pPr>
              <w:spacing w:beforeLines="50" w:before="156" w:line="300" w:lineRule="auto"/>
              <w:jc w:val="left"/>
              <w:rPr>
                <w:del w:id="1635" w:author="永涛 彭" w:date="2026-04-12T12:31:00Z" w16du:dateUtc="2026-04-12T04:31:00Z"/>
              </w:rPr>
              <w:pPrChange w:id="1636" w:author="永涛 彭" w:date="2026-04-12T12:31:00Z" w16du:dateUtc="2026-04-12T04:31:00Z">
                <w:pPr>
                  <w:jc w:val="center"/>
                </w:pPr>
              </w:pPrChange>
            </w:pPr>
            <w:del w:id="1637" w:author="永涛 彭" w:date="2026-04-12T12:31:00Z" w16du:dateUtc="2026-04-12T04:31:00Z">
              <w:r w:rsidDel="007C3209">
                <w:rPr>
                  <w:rFonts w:hint="eastAsia"/>
                </w:rPr>
                <w:delText>LLM+SLM</w:delText>
              </w:r>
            </w:del>
          </w:p>
        </w:tc>
        <w:tc>
          <w:tcPr>
            <w:tcW w:w="1394" w:type="dxa"/>
            <w:tcBorders>
              <w:left w:val="nil"/>
              <w:bottom w:val="nil"/>
              <w:right w:val="nil"/>
            </w:tcBorders>
            <w:vAlign w:val="center"/>
          </w:tcPr>
          <w:p w14:paraId="37CD9375" w14:textId="633B692C" w:rsidR="00DA4276" w:rsidDel="007C3209" w:rsidRDefault="00000000" w:rsidP="007C3209">
            <w:pPr>
              <w:spacing w:beforeLines="50" w:before="156" w:line="300" w:lineRule="auto"/>
              <w:jc w:val="left"/>
              <w:rPr>
                <w:del w:id="1638" w:author="永涛 彭" w:date="2026-04-12T12:31:00Z" w16du:dateUtc="2026-04-12T04:31:00Z"/>
              </w:rPr>
              <w:pPrChange w:id="1639" w:author="永涛 彭" w:date="2026-04-12T12:31:00Z" w16du:dateUtc="2026-04-12T04:31:00Z">
                <w:pPr>
                  <w:jc w:val="center"/>
                </w:pPr>
              </w:pPrChange>
            </w:pPr>
            <w:del w:id="1640" w:author="永涛 彭" w:date="2026-04-12T12:31:00Z" w16du:dateUtc="2026-04-12T04:31:00Z">
              <w:r w:rsidDel="007C3209">
                <w:rPr>
                  <w:rFonts w:hint="eastAsia"/>
                </w:rPr>
                <w:delText>76.0</w:delText>
              </w:r>
            </w:del>
          </w:p>
        </w:tc>
        <w:tc>
          <w:tcPr>
            <w:tcW w:w="1296" w:type="dxa"/>
            <w:tcBorders>
              <w:left w:val="nil"/>
              <w:bottom w:val="nil"/>
              <w:right w:val="nil"/>
            </w:tcBorders>
            <w:vAlign w:val="center"/>
          </w:tcPr>
          <w:p w14:paraId="649EB2A3" w14:textId="72B3DCBC" w:rsidR="00DA4276" w:rsidDel="007C3209" w:rsidRDefault="00000000" w:rsidP="007C3209">
            <w:pPr>
              <w:spacing w:beforeLines="50" w:before="156" w:line="300" w:lineRule="auto"/>
              <w:jc w:val="left"/>
              <w:rPr>
                <w:del w:id="1641" w:author="永涛 彭" w:date="2026-04-12T12:31:00Z" w16du:dateUtc="2026-04-12T04:31:00Z"/>
              </w:rPr>
              <w:pPrChange w:id="1642" w:author="永涛 彭" w:date="2026-04-12T12:31:00Z" w16du:dateUtc="2026-04-12T04:31:00Z">
                <w:pPr>
                  <w:jc w:val="center"/>
                </w:pPr>
              </w:pPrChange>
            </w:pPr>
            <w:del w:id="1643" w:author="永涛 彭" w:date="2026-04-12T12:31:00Z" w16du:dateUtc="2026-04-12T04:31:00Z">
              <w:r w:rsidDel="007C3209">
                <w:rPr>
                  <w:rFonts w:hint="eastAsia"/>
                </w:rPr>
                <w:delText>76.0</w:delText>
              </w:r>
            </w:del>
          </w:p>
        </w:tc>
        <w:tc>
          <w:tcPr>
            <w:tcW w:w="1588" w:type="dxa"/>
            <w:tcBorders>
              <w:left w:val="nil"/>
              <w:bottom w:val="nil"/>
              <w:right w:val="nil"/>
            </w:tcBorders>
            <w:vAlign w:val="center"/>
          </w:tcPr>
          <w:p w14:paraId="37380DD4" w14:textId="0EB4611E" w:rsidR="00DA4276" w:rsidDel="007C3209" w:rsidRDefault="00000000" w:rsidP="007C3209">
            <w:pPr>
              <w:spacing w:beforeLines="50" w:before="156" w:line="300" w:lineRule="auto"/>
              <w:jc w:val="left"/>
              <w:rPr>
                <w:del w:id="1644" w:author="永涛 彭" w:date="2026-04-12T12:31:00Z" w16du:dateUtc="2026-04-12T04:31:00Z"/>
              </w:rPr>
              <w:pPrChange w:id="1645" w:author="永涛 彭" w:date="2026-04-12T12:31:00Z" w16du:dateUtc="2026-04-12T04:31:00Z">
                <w:pPr>
                  <w:jc w:val="center"/>
                </w:pPr>
              </w:pPrChange>
            </w:pPr>
            <w:del w:id="1646" w:author="永涛 彭" w:date="2026-04-12T12:31:00Z" w16du:dateUtc="2026-04-12T04:31:00Z">
              <w:r w:rsidDel="007C3209">
                <w:rPr>
                  <w:rFonts w:hint="eastAsia"/>
                </w:rPr>
                <w:delText>70.5</w:delText>
              </w:r>
            </w:del>
          </w:p>
        </w:tc>
        <w:tc>
          <w:tcPr>
            <w:tcW w:w="1151" w:type="dxa"/>
            <w:tcBorders>
              <w:top w:val="single" w:sz="4" w:space="0" w:color="auto"/>
              <w:left w:val="nil"/>
              <w:bottom w:val="nil"/>
              <w:right w:val="nil"/>
            </w:tcBorders>
            <w:vAlign w:val="center"/>
          </w:tcPr>
          <w:p w14:paraId="7C774618" w14:textId="14AFFFCA" w:rsidR="00DA4276" w:rsidDel="007C3209" w:rsidRDefault="00000000" w:rsidP="007C3209">
            <w:pPr>
              <w:spacing w:beforeLines="50" w:before="156" w:line="300" w:lineRule="auto"/>
              <w:jc w:val="left"/>
              <w:rPr>
                <w:del w:id="1647" w:author="永涛 彭" w:date="2026-04-12T12:31:00Z" w16du:dateUtc="2026-04-12T04:31:00Z"/>
              </w:rPr>
              <w:pPrChange w:id="1648" w:author="永涛 彭" w:date="2026-04-12T12:31:00Z" w16du:dateUtc="2026-04-12T04:31:00Z">
                <w:pPr>
                  <w:jc w:val="center"/>
                </w:pPr>
              </w:pPrChange>
            </w:pPr>
            <w:del w:id="1649" w:author="永涛 彭" w:date="2026-04-12T12:31:00Z" w16du:dateUtc="2026-04-12T04:31:00Z">
              <w:r w:rsidDel="007C3209">
                <w:rPr>
                  <w:rFonts w:hint="eastAsia"/>
                </w:rPr>
                <w:delText>70.4</w:delText>
              </w:r>
            </w:del>
          </w:p>
        </w:tc>
      </w:tr>
      <w:tr w:rsidR="00DA4276" w:rsidDel="007C3209" w14:paraId="5531BEA2" w14:textId="2267A842">
        <w:trPr>
          <w:trHeight w:val="308"/>
          <w:del w:id="1650" w:author="永涛 彭" w:date="2026-04-12T12:31:00Z" w16du:dateUtc="2026-04-12T04:31:00Z"/>
        </w:trPr>
        <w:tc>
          <w:tcPr>
            <w:tcW w:w="1156" w:type="dxa"/>
            <w:tcBorders>
              <w:top w:val="nil"/>
              <w:left w:val="nil"/>
              <w:bottom w:val="nil"/>
              <w:right w:val="nil"/>
            </w:tcBorders>
            <w:vAlign w:val="center"/>
          </w:tcPr>
          <w:p w14:paraId="679A2ECF" w14:textId="308F5637" w:rsidR="00DA4276" w:rsidDel="007C3209" w:rsidRDefault="00000000" w:rsidP="007C3209">
            <w:pPr>
              <w:spacing w:beforeLines="50" w:before="156" w:line="300" w:lineRule="auto"/>
              <w:jc w:val="left"/>
              <w:rPr>
                <w:del w:id="1651" w:author="永涛 彭" w:date="2026-04-12T12:31:00Z" w16du:dateUtc="2026-04-12T04:31:00Z"/>
              </w:rPr>
              <w:pPrChange w:id="1652" w:author="永涛 彭" w:date="2026-04-12T12:31:00Z" w16du:dateUtc="2026-04-12T04:31:00Z">
                <w:pPr>
                  <w:jc w:val="center"/>
                </w:pPr>
              </w:pPrChange>
            </w:pPr>
            <w:del w:id="1653" w:author="永涛 彭" w:date="2026-04-12T12:31:00Z" w16du:dateUtc="2026-04-12T04:31:00Z">
              <w:r w:rsidDel="007C3209">
                <w:rPr>
                  <w:rFonts w:hint="eastAsia"/>
                </w:rPr>
                <w:delText>MRCD</w:delText>
              </w:r>
            </w:del>
          </w:p>
        </w:tc>
        <w:tc>
          <w:tcPr>
            <w:tcW w:w="1531" w:type="dxa"/>
            <w:tcBorders>
              <w:top w:val="nil"/>
              <w:left w:val="nil"/>
              <w:bottom w:val="nil"/>
              <w:right w:val="nil"/>
            </w:tcBorders>
            <w:vAlign w:val="center"/>
          </w:tcPr>
          <w:p w14:paraId="2102AAB2" w14:textId="2CE6F1E4" w:rsidR="00DA4276" w:rsidDel="007C3209" w:rsidRDefault="00000000" w:rsidP="007C3209">
            <w:pPr>
              <w:spacing w:beforeLines="50" w:before="156" w:line="300" w:lineRule="auto"/>
              <w:jc w:val="left"/>
              <w:rPr>
                <w:del w:id="1654" w:author="永涛 彭" w:date="2026-04-12T12:31:00Z" w16du:dateUtc="2026-04-12T04:31:00Z"/>
              </w:rPr>
              <w:pPrChange w:id="1655" w:author="永涛 彭" w:date="2026-04-12T12:31:00Z" w16du:dateUtc="2026-04-12T04:31:00Z">
                <w:pPr>
                  <w:jc w:val="center"/>
                </w:pPr>
              </w:pPrChange>
            </w:pPr>
            <w:del w:id="1656" w:author="永涛 彭" w:date="2026-04-12T12:31:00Z" w16du:dateUtc="2026-04-12T04:31:00Z">
              <w:r w:rsidDel="007C3209">
                <w:rPr>
                  <w:rFonts w:hint="eastAsia"/>
                </w:rPr>
                <w:delText>GPT3.5+RoBERTa</w:delText>
              </w:r>
            </w:del>
          </w:p>
          <w:p w14:paraId="7E5B2CED" w14:textId="022DABAC" w:rsidR="00DA4276" w:rsidDel="007C3209" w:rsidRDefault="00000000" w:rsidP="007C3209">
            <w:pPr>
              <w:spacing w:beforeLines="50" w:before="156" w:line="300" w:lineRule="auto"/>
              <w:jc w:val="left"/>
              <w:rPr>
                <w:del w:id="1657" w:author="永涛 彭" w:date="2026-04-12T12:31:00Z" w16du:dateUtc="2026-04-12T04:31:00Z"/>
              </w:rPr>
              <w:pPrChange w:id="1658" w:author="永涛 彭" w:date="2026-04-12T12:31:00Z" w16du:dateUtc="2026-04-12T04:31:00Z">
                <w:pPr>
                  <w:jc w:val="center"/>
                </w:pPr>
              </w:pPrChange>
            </w:pPr>
            <w:del w:id="1659" w:author="永涛 彭" w:date="2026-04-12T12:31:00Z" w16du:dateUtc="2026-04-12T04:31:00Z">
              <w:r w:rsidDel="007C3209">
                <w:rPr>
                  <w:rFonts w:hint="eastAsia"/>
                </w:rPr>
                <w:delText>LLaMa3+FTT</w:delText>
              </w:r>
            </w:del>
          </w:p>
        </w:tc>
        <w:tc>
          <w:tcPr>
            <w:tcW w:w="1394" w:type="dxa"/>
            <w:tcBorders>
              <w:top w:val="nil"/>
              <w:left w:val="nil"/>
              <w:bottom w:val="nil"/>
              <w:right w:val="nil"/>
            </w:tcBorders>
            <w:vAlign w:val="center"/>
          </w:tcPr>
          <w:p w14:paraId="0AD77E21" w14:textId="31BFF595" w:rsidR="00DA4276" w:rsidDel="007C3209" w:rsidRDefault="00000000" w:rsidP="007C3209">
            <w:pPr>
              <w:spacing w:beforeLines="50" w:before="156" w:line="300" w:lineRule="auto"/>
              <w:jc w:val="left"/>
              <w:rPr>
                <w:del w:id="1660" w:author="永涛 彭" w:date="2026-04-12T12:31:00Z" w16du:dateUtc="2026-04-12T04:31:00Z"/>
              </w:rPr>
              <w:pPrChange w:id="1661" w:author="永涛 彭" w:date="2026-04-12T12:31:00Z" w16du:dateUtc="2026-04-12T04:31:00Z">
                <w:pPr>
                  <w:jc w:val="center"/>
                </w:pPr>
              </w:pPrChange>
            </w:pPr>
            <w:del w:id="1662" w:author="永涛 彭" w:date="2026-04-12T12:31:00Z" w16du:dateUtc="2026-04-12T04:31:00Z">
              <w:r w:rsidDel="007C3209">
                <w:rPr>
                  <w:rFonts w:hint="eastAsia"/>
                </w:rPr>
                <w:delText>78.1</w:delText>
              </w:r>
            </w:del>
          </w:p>
          <w:p w14:paraId="080E7F8C" w14:textId="42BE2C13" w:rsidR="00DA4276" w:rsidDel="007C3209" w:rsidRDefault="00000000" w:rsidP="007C3209">
            <w:pPr>
              <w:spacing w:beforeLines="50" w:before="156" w:line="300" w:lineRule="auto"/>
              <w:jc w:val="left"/>
              <w:rPr>
                <w:del w:id="1663" w:author="永涛 彭" w:date="2026-04-12T12:31:00Z" w16du:dateUtc="2026-04-12T04:31:00Z"/>
              </w:rPr>
              <w:pPrChange w:id="1664" w:author="永涛 彭" w:date="2026-04-12T12:31:00Z" w16du:dateUtc="2026-04-12T04:31:00Z">
                <w:pPr>
                  <w:jc w:val="center"/>
                </w:pPr>
              </w:pPrChange>
            </w:pPr>
            <w:del w:id="1665" w:author="永涛 彭" w:date="2026-04-12T12:31:00Z" w16du:dateUtc="2026-04-12T04:31:00Z">
              <w:r w:rsidDel="007C3209">
                <w:rPr>
                  <w:rFonts w:hint="eastAsia"/>
                </w:rPr>
                <w:delText>81.4</w:delText>
              </w:r>
            </w:del>
          </w:p>
        </w:tc>
        <w:tc>
          <w:tcPr>
            <w:tcW w:w="1296" w:type="dxa"/>
            <w:tcBorders>
              <w:top w:val="nil"/>
              <w:left w:val="nil"/>
              <w:bottom w:val="nil"/>
              <w:right w:val="nil"/>
            </w:tcBorders>
            <w:vAlign w:val="center"/>
          </w:tcPr>
          <w:p w14:paraId="2F3FE33F" w14:textId="6796AF5D" w:rsidR="00DA4276" w:rsidDel="007C3209" w:rsidRDefault="00000000" w:rsidP="007C3209">
            <w:pPr>
              <w:spacing w:beforeLines="50" w:before="156" w:line="300" w:lineRule="auto"/>
              <w:jc w:val="left"/>
              <w:rPr>
                <w:del w:id="1666" w:author="永涛 彭" w:date="2026-04-12T12:31:00Z" w16du:dateUtc="2026-04-12T04:31:00Z"/>
              </w:rPr>
              <w:pPrChange w:id="1667" w:author="永涛 彭" w:date="2026-04-12T12:31:00Z" w16du:dateUtc="2026-04-12T04:31:00Z">
                <w:pPr>
                  <w:jc w:val="center"/>
                </w:pPr>
              </w:pPrChange>
            </w:pPr>
            <w:del w:id="1668" w:author="永涛 彭" w:date="2026-04-12T12:31:00Z" w16du:dateUtc="2026-04-12T04:31:00Z">
              <w:r w:rsidDel="007C3209">
                <w:rPr>
                  <w:rFonts w:hint="eastAsia"/>
                </w:rPr>
                <w:delText>77.8</w:delText>
              </w:r>
            </w:del>
          </w:p>
          <w:p w14:paraId="40FDA301" w14:textId="16A2107C" w:rsidR="00DA4276" w:rsidDel="007C3209" w:rsidRDefault="00000000" w:rsidP="007C3209">
            <w:pPr>
              <w:spacing w:beforeLines="50" w:before="156" w:line="300" w:lineRule="auto"/>
              <w:jc w:val="left"/>
              <w:rPr>
                <w:del w:id="1669" w:author="永涛 彭" w:date="2026-04-12T12:31:00Z" w16du:dateUtc="2026-04-12T04:31:00Z"/>
              </w:rPr>
              <w:pPrChange w:id="1670" w:author="永涛 彭" w:date="2026-04-12T12:31:00Z" w16du:dateUtc="2026-04-12T04:31:00Z">
                <w:pPr>
                  <w:jc w:val="center"/>
                </w:pPr>
              </w:pPrChange>
            </w:pPr>
            <w:del w:id="1671" w:author="永涛 彭" w:date="2026-04-12T12:31:00Z" w16du:dateUtc="2026-04-12T04:31:00Z">
              <w:r w:rsidDel="007C3209">
                <w:rPr>
                  <w:rFonts w:hint="eastAsia"/>
                </w:rPr>
                <w:delText>81.4</w:delText>
              </w:r>
            </w:del>
          </w:p>
        </w:tc>
        <w:tc>
          <w:tcPr>
            <w:tcW w:w="1588" w:type="dxa"/>
            <w:tcBorders>
              <w:top w:val="nil"/>
              <w:left w:val="nil"/>
              <w:bottom w:val="nil"/>
              <w:right w:val="nil"/>
            </w:tcBorders>
            <w:vAlign w:val="center"/>
          </w:tcPr>
          <w:p w14:paraId="5D634344" w14:textId="7725485D" w:rsidR="00DA4276" w:rsidDel="007C3209" w:rsidRDefault="00000000" w:rsidP="007C3209">
            <w:pPr>
              <w:spacing w:beforeLines="50" w:before="156" w:line="300" w:lineRule="auto"/>
              <w:jc w:val="left"/>
              <w:rPr>
                <w:del w:id="1672" w:author="永涛 彭" w:date="2026-04-12T12:31:00Z" w16du:dateUtc="2026-04-12T04:31:00Z"/>
              </w:rPr>
              <w:pPrChange w:id="1673" w:author="永涛 彭" w:date="2026-04-12T12:31:00Z" w16du:dateUtc="2026-04-12T04:31:00Z">
                <w:pPr>
                  <w:jc w:val="center"/>
                </w:pPr>
              </w:pPrChange>
            </w:pPr>
            <w:del w:id="1674" w:author="永涛 彭" w:date="2026-04-12T12:31:00Z" w16du:dateUtc="2026-04-12T04:31:00Z">
              <w:r w:rsidDel="007C3209">
                <w:rPr>
                  <w:rFonts w:hint="eastAsia"/>
                </w:rPr>
                <w:delText>76.8</w:delText>
              </w:r>
            </w:del>
          </w:p>
          <w:p w14:paraId="441862BE" w14:textId="3C50A8C3" w:rsidR="00DA4276" w:rsidDel="007C3209" w:rsidRDefault="00000000" w:rsidP="007C3209">
            <w:pPr>
              <w:spacing w:beforeLines="50" w:before="156" w:line="300" w:lineRule="auto"/>
              <w:jc w:val="left"/>
              <w:rPr>
                <w:del w:id="1675" w:author="永涛 彭" w:date="2026-04-12T12:31:00Z" w16du:dateUtc="2026-04-12T04:31:00Z"/>
              </w:rPr>
              <w:pPrChange w:id="1676" w:author="永涛 彭" w:date="2026-04-12T12:31:00Z" w16du:dateUtc="2026-04-12T04:31:00Z">
                <w:pPr>
                  <w:jc w:val="center"/>
                </w:pPr>
              </w:pPrChange>
            </w:pPr>
            <w:del w:id="1677" w:author="永涛 彭" w:date="2026-04-12T12:31:00Z" w16du:dateUtc="2026-04-12T04:31:00Z">
              <w:r w:rsidDel="007C3209">
                <w:rPr>
                  <w:rFonts w:hint="eastAsia"/>
                </w:rPr>
                <w:delText>79.4</w:delText>
              </w:r>
            </w:del>
          </w:p>
        </w:tc>
        <w:tc>
          <w:tcPr>
            <w:tcW w:w="1151" w:type="dxa"/>
            <w:tcBorders>
              <w:top w:val="nil"/>
              <w:left w:val="nil"/>
              <w:bottom w:val="nil"/>
              <w:right w:val="nil"/>
            </w:tcBorders>
            <w:vAlign w:val="center"/>
          </w:tcPr>
          <w:p w14:paraId="7690E119" w14:textId="78ADC8EA" w:rsidR="00DA4276" w:rsidDel="007C3209" w:rsidRDefault="00000000" w:rsidP="007C3209">
            <w:pPr>
              <w:spacing w:beforeLines="50" w:before="156" w:line="300" w:lineRule="auto"/>
              <w:jc w:val="left"/>
              <w:rPr>
                <w:del w:id="1678" w:author="永涛 彭" w:date="2026-04-12T12:31:00Z" w16du:dateUtc="2026-04-12T04:31:00Z"/>
              </w:rPr>
              <w:pPrChange w:id="1679" w:author="永涛 彭" w:date="2026-04-12T12:31:00Z" w16du:dateUtc="2026-04-12T04:31:00Z">
                <w:pPr>
                  <w:jc w:val="center"/>
                </w:pPr>
              </w:pPrChange>
            </w:pPr>
            <w:del w:id="1680" w:author="永涛 彭" w:date="2026-04-12T12:31:00Z" w16du:dateUtc="2026-04-12T04:31:00Z">
              <w:r w:rsidDel="007C3209">
                <w:rPr>
                  <w:rFonts w:hint="eastAsia"/>
                </w:rPr>
                <w:delText>74.3</w:delText>
              </w:r>
            </w:del>
          </w:p>
          <w:p w14:paraId="2F186043" w14:textId="5FAA46B6" w:rsidR="00DA4276" w:rsidDel="007C3209" w:rsidRDefault="00000000" w:rsidP="007C3209">
            <w:pPr>
              <w:spacing w:beforeLines="50" w:before="156" w:line="300" w:lineRule="auto"/>
              <w:jc w:val="left"/>
              <w:rPr>
                <w:del w:id="1681" w:author="永涛 彭" w:date="2026-04-12T12:31:00Z" w16du:dateUtc="2026-04-12T04:31:00Z"/>
              </w:rPr>
              <w:pPrChange w:id="1682" w:author="永涛 彭" w:date="2026-04-12T12:31:00Z" w16du:dateUtc="2026-04-12T04:31:00Z">
                <w:pPr>
                  <w:jc w:val="center"/>
                </w:pPr>
              </w:pPrChange>
            </w:pPr>
            <w:del w:id="1683" w:author="永涛 彭" w:date="2026-04-12T12:31:00Z" w16du:dateUtc="2026-04-12T04:31:00Z">
              <w:r w:rsidDel="007C3209">
                <w:rPr>
                  <w:rFonts w:hint="eastAsia"/>
                </w:rPr>
                <w:delText>77.4</w:delText>
              </w:r>
            </w:del>
          </w:p>
        </w:tc>
      </w:tr>
      <w:tr w:rsidR="00DA4276" w:rsidDel="007C3209" w14:paraId="52D85669" w14:textId="5FC88665">
        <w:trPr>
          <w:trHeight w:val="308"/>
          <w:del w:id="1684" w:author="永涛 彭" w:date="2026-04-12T12:31:00Z" w16du:dateUtc="2026-04-12T04:31:00Z"/>
        </w:trPr>
        <w:tc>
          <w:tcPr>
            <w:tcW w:w="1156" w:type="dxa"/>
            <w:tcBorders>
              <w:top w:val="nil"/>
              <w:left w:val="nil"/>
              <w:bottom w:val="nil"/>
              <w:right w:val="nil"/>
            </w:tcBorders>
            <w:vAlign w:val="center"/>
          </w:tcPr>
          <w:p w14:paraId="706B33F3" w14:textId="324712DC" w:rsidR="00DA4276" w:rsidDel="007C3209" w:rsidRDefault="00000000" w:rsidP="007C3209">
            <w:pPr>
              <w:spacing w:beforeLines="50" w:before="156" w:line="300" w:lineRule="auto"/>
              <w:jc w:val="left"/>
              <w:rPr>
                <w:del w:id="1685" w:author="永涛 彭" w:date="2026-04-12T12:31:00Z" w16du:dateUtc="2026-04-12T04:31:00Z"/>
              </w:rPr>
              <w:pPrChange w:id="1686" w:author="永涛 彭" w:date="2026-04-12T12:31:00Z" w16du:dateUtc="2026-04-12T04:31:00Z">
                <w:pPr>
                  <w:jc w:val="center"/>
                </w:pPr>
              </w:pPrChange>
            </w:pPr>
            <w:del w:id="1687" w:author="永涛 彭" w:date="2026-04-12T12:31:00Z" w16du:dateUtc="2026-04-12T04:31:00Z">
              <w:r w:rsidDel="007C3209">
                <w:rPr>
                  <w:rFonts w:hint="eastAsia"/>
                </w:rPr>
                <w:delText>GACL</w:delText>
              </w:r>
            </w:del>
          </w:p>
        </w:tc>
        <w:tc>
          <w:tcPr>
            <w:tcW w:w="1531" w:type="dxa"/>
            <w:tcBorders>
              <w:top w:val="nil"/>
              <w:left w:val="nil"/>
              <w:bottom w:val="nil"/>
              <w:right w:val="nil"/>
            </w:tcBorders>
            <w:vAlign w:val="center"/>
          </w:tcPr>
          <w:p w14:paraId="5BB4EF15" w14:textId="28A4113D" w:rsidR="00DA4276" w:rsidDel="007C3209" w:rsidRDefault="00000000" w:rsidP="007C3209">
            <w:pPr>
              <w:spacing w:beforeLines="50" w:before="156" w:line="300" w:lineRule="auto"/>
              <w:jc w:val="left"/>
              <w:rPr>
                <w:del w:id="1688" w:author="永涛 彭" w:date="2026-04-12T12:31:00Z" w16du:dateUtc="2026-04-12T04:31:00Z"/>
              </w:rPr>
              <w:pPrChange w:id="1689" w:author="永涛 彭" w:date="2026-04-12T12:31:00Z" w16du:dateUtc="2026-04-12T04:31:00Z">
                <w:pPr>
                  <w:jc w:val="center"/>
                </w:pPr>
              </w:pPrChange>
            </w:pPr>
            <w:del w:id="1690" w:author="永涛 彭" w:date="2026-04-12T12:31:00Z" w16du:dateUtc="2026-04-12T04:31:00Z">
              <w:r w:rsidDel="007C3209">
                <w:rPr>
                  <w:rFonts w:hint="eastAsia"/>
                </w:rPr>
                <w:delText>ROBERTa</w:delText>
              </w:r>
            </w:del>
          </w:p>
          <w:p w14:paraId="4744D192" w14:textId="69092B20" w:rsidR="00DA4276" w:rsidDel="007C3209" w:rsidRDefault="00000000" w:rsidP="007C3209">
            <w:pPr>
              <w:spacing w:beforeLines="50" w:before="156" w:line="300" w:lineRule="auto"/>
              <w:jc w:val="left"/>
              <w:rPr>
                <w:del w:id="1691" w:author="永涛 彭" w:date="2026-04-12T12:31:00Z" w16du:dateUtc="2026-04-12T04:31:00Z"/>
              </w:rPr>
              <w:pPrChange w:id="1692" w:author="永涛 彭" w:date="2026-04-12T12:31:00Z" w16du:dateUtc="2026-04-12T04:31:00Z">
                <w:pPr>
                  <w:jc w:val="center"/>
                </w:pPr>
              </w:pPrChange>
            </w:pPr>
            <w:del w:id="1693" w:author="永涛 彭" w:date="2026-04-12T12:31:00Z" w16du:dateUtc="2026-04-12T04:31:00Z">
              <w:r w:rsidDel="007C3209">
                <w:rPr>
                  <w:rFonts w:hint="eastAsia"/>
                </w:rPr>
                <w:delText>LLaMa2</w:delText>
              </w:r>
            </w:del>
          </w:p>
          <w:p w14:paraId="362898D2" w14:textId="641676F3" w:rsidR="00DA4276" w:rsidDel="007C3209" w:rsidRDefault="00000000" w:rsidP="007C3209">
            <w:pPr>
              <w:spacing w:beforeLines="50" w:before="156" w:line="300" w:lineRule="auto"/>
              <w:jc w:val="left"/>
              <w:rPr>
                <w:del w:id="1694" w:author="永涛 彭" w:date="2026-04-12T12:31:00Z" w16du:dateUtc="2026-04-12T04:31:00Z"/>
              </w:rPr>
              <w:pPrChange w:id="1695" w:author="永涛 彭" w:date="2026-04-12T12:31:00Z" w16du:dateUtc="2026-04-12T04:31:00Z">
                <w:pPr>
                  <w:jc w:val="center"/>
                </w:pPr>
              </w:pPrChange>
            </w:pPr>
            <w:del w:id="1696" w:author="永涛 彭" w:date="2026-04-12T12:31:00Z" w16du:dateUtc="2026-04-12T04:31:00Z">
              <w:r w:rsidDel="007C3209">
                <w:rPr>
                  <w:rFonts w:hint="eastAsia"/>
                </w:rPr>
                <w:delText>SoLM</w:delText>
              </w:r>
            </w:del>
          </w:p>
        </w:tc>
        <w:tc>
          <w:tcPr>
            <w:tcW w:w="1394" w:type="dxa"/>
            <w:tcBorders>
              <w:top w:val="nil"/>
              <w:left w:val="nil"/>
              <w:bottom w:val="nil"/>
              <w:right w:val="nil"/>
            </w:tcBorders>
            <w:vAlign w:val="center"/>
          </w:tcPr>
          <w:p w14:paraId="4E7B6E67" w14:textId="0187A24C" w:rsidR="00DA4276" w:rsidDel="007C3209" w:rsidRDefault="00000000" w:rsidP="007C3209">
            <w:pPr>
              <w:spacing w:beforeLines="50" w:before="156" w:line="300" w:lineRule="auto"/>
              <w:jc w:val="left"/>
              <w:rPr>
                <w:del w:id="1697" w:author="永涛 彭" w:date="2026-04-12T12:31:00Z" w16du:dateUtc="2026-04-12T04:31:00Z"/>
              </w:rPr>
              <w:pPrChange w:id="1698" w:author="永涛 彭" w:date="2026-04-12T12:31:00Z" w16du:dateUtc="2026-04-12T04:31:00Z">
                <w:pPr>
                  <w:jc w:val="center"/>
                </w:pPr>
              </w:pPrChange>
            </w:pPr>
            <w:del w:id="1699" w:author="永涛 彭" w:date="2026-04-12T12:31:00Z" w16du:dateUtc="2026-04-12T04:31:00Z">
              <w:r w:rsidDel="007C3209">
                <w:rPr>
                  <w:rFonts w:hint="eastAsia"/>
                </w:rPr>
                <w:delText>70.3</w:delText>
              </w:r>
            </w:del>
          </w:p>
          <w:p w14:paraId="70475582" w14:textId="3AF9632A" w:rsidR="00DA4276" w:rsidDel="007C3209" w:rsidRDefault="00000000" w:rsidP="007C3209">
            <w:pPr>
              <w:spacing w:beforeLines="50" w:before="156" w:line="300" w:lineRule="auto"/>
              <w:jc w:val="left"/>
              <w:rPr>
                <w:del w:id="1700" w:author="永涛 彭" w:date="2026-04-12T12:31:00Z" w16du:dateUtc="2026-04-12T04:31:00Z"/>
              </w:rPr>
              <w:pPrChange w:id="1701" w:author="永涛 彭" w:date="2026-04-12T12:31:00Z" w16du:dateUtc="2026-04-12T04:31:00Z">
                <w:pPr>
                  <w:jc w:val="center"/>
                </w:pPr>
              </w:pPrChange>
            </w:pPr>
            <w:del w:id="1702" w:author="永涛 彭" w:date="2026-04-12T12:31:00Z" w16du:dateUtc="2026-04-12T04:31:00Z">
              <w:r w:rsidDel="007C3209">
                <w:rPr>
                  <w:rFonts w:hint="eastAsia"/>
                </w:rPr>
                <w:delText>72.3</w:delText>
              </w:r>
            </w:del>
          </w:p>
          <w:p w14:paraId="7BA8523C" w14:textId="11BC1902" w:rsidR="00DA4276" w:rsidDel="007C3209" w:rsidRDefault="00000000" w:rsidP="007C3209">
            <w:pPr>
              <w:spacing w:beforeLines="50" w:before="156" w:line="300" w:lineRule="auto"/>
              <w:jc w:val="left"/>
              <w:rPr>
                <w:del w:id="1703" w:author="永涛 彭" w:date="2026-04-12T12:31:00Z" w16du:dateUtc="2026-04-12T04:31:00Z"/>
              </w:rPr>
              <w:pPrChange w:id="1704" w:author="永涛 彭" w:date="2026-04-12T12:31:00Z" w16du:dateUtc="2026-04-12T04:31:00Z">
                <w:pPr>
                  <w:jc w:val="center"/>
                </w:pPr>
              </w:pPrChange>
            </w:pPr>
            <w:del w:id="1705" w:author="永涛 彭" w:date="2026-04-12T12:31:00Z" w16du:dateUtc="2026-04-12T04:31:00Z">
              <w:r w:rsidDel="007C3209">
                <w:rPr>
                  <w:rFonts w:hint="eastAsia"/>
                </w:rPr>
                <w:delText>74.5</w:delText>
              </w:r>
            </w:del>
          </w:p>
        </w:tc>
        <w:tc>
          <w:tcPr>
            <w:tcW w:w="1296" w:type="dxa"/>
            <w:tcBorders>
              <w:top w:val="nil"/>
              <w:left w:val="nil"/>
              <w:bottom w:val="nil"/>
              <w:right w:val="nil"/>
            </w:tcBorders>
            <w:vAlign w:val="center"/>
          </w:tcPr>
          <w:p w14:paraId="442F08F6" w14:textId="4E3765F8" w:rsidR="00DA4276" w:rsidDel="007C3209" w:rsidRDefault="00000000" w:rsidP="007C3209">
            <w:pPr>
              <w:spacing w:beforeLines="50" w:before="156" w:line="300" w:lineRule="auto"/>
              <w:jc w:val="left"/>
              <w:rPr>
                <w:del w:id="1706" w:author="永涛 彭" w:date="2026-04-12T12:31:00Z" w16du:dateUtc="2026-04-12T04:31:00Z"/>
              </w:rPr>
              <w:pPrChange w:id="1707" w:author="永涛 彭" w:date="2026-04-12T12:31:00Z" w16du:dateUtc="2026-04-12T04:31:00Z">
                <w:pPr>
                  <w:jc w:val="center"/>
                </w:pPr>
              </w:pPrChange>
            </w:pPr>
            <w:del w:id="1708" w:author="永涛 彭" w:date="2026-04-12T12:31:00Z" w16du:dateUtc="2026-04-12T04:31:00Z">
              <w:r w:rsidDel="007C3209">
                <w:rPr>
                  <w:rFonts w:hint="eastAsia"/>
                </w:rPr>
                <w:delText>70.3</w:delText>
              </w:r>
            </w:del>
          </w:p>
          <w:p w14:paraId="58BC4F1B" w14:textId="12B4C84F" w:rsidR="00DA4276" w:rsidDel="007C3209" w:rsidRDefault="00000000" w:rsidP="007C3209">
            <w:pPr>
              <w:spacing w:beforeLines="50" w:before="156" w:line="300" w:lineRule="auto"/>
              <w:jc w:val="left"/>
              <w:rPr>
                <w:del w:id="1709" w:author="永涛 彭" w:date="2026-04-12T12:31:00Z" w16du:dateUtc="2026-04-12T04:31:00Z"/>
              </w:rPr>
              <w:pPrChange w:id="1710" w:author="永涛 彭" w:date="2026-04-12T12:31:00Z" w16du:dateUtc="2026-04-12T04:31:00Z">
                <w:pPr>
                  <w:jc w:val="center"/>
                </w:pPr>
              </w:pPrChange>
            </w:pPr>
            <w:del w:id="1711" w:author="永涛 彭" w:date="2026-04-12T12:31:00Z" w16du:dateUtc="2026-04-12T04:31:00Z">
              <w:r w:rsidDel="007C3209">
                <w:rPr>
                  <w:rFonts w:hint="eastAsia"/>
                </w:rPr>
                <w:delText>73.2</w:delText>
              </w:r>
            </w:del>
          </w:p>
          <w:p w14:paraId="0367CB4D" w14:textId="79E7196D" w:rsidR="00DA4276" w:rsidDel="007C3209" w:rsidRDefault="00000000" w:rsidP="007C3209">
            <w:pPr>
              <w:spacing w:beforeLines="50" w:before="156" w:line="300" w:lineRule="auto"/>
              <w:jc w:val="left"/>
              <w:rPr>
                <w:del w:id="1712" w:author="永涛 彭" w:date="2026-04-12T12:31:00Z" w16du:dateUtc="2026-04-12T04:31:00Z"/>
              </w:rPr>
              <w:pPrChange w:id="1713" w:author="永涛 彭" w:date="2026-04-12T12:31:00Z" w16du:dateUtc="2026-04-12T04:31:00Z">
                <w:pPr>
                  <w:jc w:val="center"/>
                </w:pPr>
              </w:pPrChange>
            </w:pPr>
            <w:del w:id="1714" w:author="永涛 彭" w:date="2026-04-12T12:31:00Z" w16du:dateUtc="2026-04-12T04:31:00Z">
              <w:r w:rsidDel="007C3209">
                <w:rPr>
                  <w:rFonts w:hint="eastAsia"/>
                </w:rPr>
                <w:delText>75.3</w:delText>
              </w:r>
            </w:del>
          </w:p>
        </w:tc>
        <w:tc>
          <w:tcPr>
            <w:tcW w:w="1588" w:type="dxa"/>
            <w:tcBorders>
              <w:top w:val="nil"/>
              <w:left w:val="nil"/>
              <w:bottom w:val="nil"/>
              <w:right w:val="nil"/>
            </w:tcBorders>
            <w:vAlign w:val="center"/>
          </w:tcPr>
          <w:p w14:paraId="3B10767B" w14:textId="49E051A7" w:rsidR="00DA4276" w:rsidDel="007C3209" w:rsidRDefault="00000000" w:rsidP="007C3209">
            <w:pPr>
              <w:spacing w:beforeLines="50" w:before="156" w:line="300" w:lineRule="auto"/>
              <w:jc w:val="left"/>
              <w:rPr>
                <w:del w:id="1715" w:author="永涛 彭" w:date="2026-04-12T12:31:00Z" w16du:dateUtc="2026-04-12T04:31:00Z"/>
              </w:rPr>
              <w:pPrChange w:id="1716" w:author="永涛 彭" w:date="2026-04-12T12:31:00Z" w16du:dateUtc="2026-04-12T04:31:00Z">
                <w:pPr>
                  <w:jc w:val="center"/>
                </w:pPr>
              </w:pPrChange>
            </w:pPr>
            <w:del w:id="1717" w:author="永涛 彭" w:date="2026-04-12T12:31:00Z" w16du:dateUtc="2026-04-12T04:31:00Z">
              <w:r w:rsidDel="007C3209">
                <w:rPr>
                  <w:rFonts w:hint="eastAsia"/>
                </w:rPr>
                <w:delText>74.8</w:delText>
              </w:r>
            </w:del>
          </w:p>
          <w:p w14:paraId="28682077" w14:textId="213ABAFB" w:rsidR="00DA4276" w:rsidDel="007C3209" w:rsidRDefault="00000000" w:rsidP="007C3209">
            <w:pPr>
              <w:spacing w:beforeLines="50" w:before="156" w:line="300" w:lineRule="auto"/>
              <w:jc w:val="left"/>
              <w:rPr>
                <w:del w:id="1718" w:author="永涛 彭" w:date="2026-04-12T12:31:00Z" w16du:dateUtc="2026-04-12T04:31:00Z"/>
              </w:rPr>
              <w:pPrChange w:id="1719" w:author="永涛 彭" w:date="2026-04-12T12:31:00Z" w16du:dateUtc="2026-04-12T04:31:00Z">
                <w:pPr>
                  <w:jc w:val="center"/>
                </w:pPr>
              </w:pPrChange>
            </w:pPr>
            <w:del w:id="1720" w:author="永涛 彭" w:date="2026-04-12T12:31:00Z" w16du:dateUtc="2026-04-12T04:31:00Z">
              <w:r w:rsidDel="007C3209">
                <w:rPr>
                  <w:rFonts w:hint="eastAsia"/>
                </w:rPr>
                <w:delText>73.2</w:delText>
              </w:r>
            </w:del>
          </w:p>
          <w:p w14:paraId="3FEEF40F" w14:textId="2F983E17" w:rsidR="00DA4276" w:rsidDel="007C3209" w:rsidRDefault="00000000" w:rsidP="007C3209">
            <w:pPr>
              <w:spacing w:beforeLines="50" w:before="156" w:line="300" w:lineRule="auto"/>
              <w:jc w:val="left"/>
              <w:rPr>
                <w:del w:id="1721" w:author="永涛 彭" w:date="2026-04-12T12:31:00Z" w16du:dateUtc="2026-04-12T04:31:00Z"/>
              </w:rPr>
              <w:pPrChange w:id="1722" w:author="永涛 彭" w:date="2026-04-12T12:31:00Z" w16du:dateUtc="2026-04-12T04:31:00Z">
                <w:pPr>
                  <w:jc w:val="center"/>
                </w:pPr>
              </w:pPrChange>
            </w:pPr>
            <w:del w:id="1723" w:author="永涛 彭" w:date="2026-04-12T12:31:00Z" w16du:dateUtc="2026-04-12T04:31:00Z">
              <w:r w:rsidDel="007C3209">
                <w:rPr>
                  <w:rFonts w:hint="eastAsia"/>
                </w:rPr>
                <w:delText>77.5</w:delText>
              </w:r>
            </w:del>
          </w:p>
        </w:tc>
        <w:tc>
          <w:tcPr>
            <w:tcW w:w="1151" w:type="dxa"/>
            <w:tcBorders>
              <w:top w:val="nil"/>
              <w:left w:val="nil"/>
              <w:bottom w:val="nil"/>
              <w:right w:val="nil"/>
            </w:tcBorders>
            <w:vAlign w:val="center"/>
          </w:tcPr>
          <w:p w14:paraId="5F1992F3" w14:textId="5F43949B" w:rsidR="00DA4276" w:rsidDel="007C3209" w:rsidRDefault="00000000" w:rsidP="007C3209">
            <w:pPr>
              <w:spacing w:beforeLines="50" w:before="156" w:line="300" w:lineRule="auto"/>
              <w:jc w:val="left"/>
              <w:rPr>
                <w:del w:id="1724" w:author="永涛 彭" w:date="2026-04-12T12:31:00Z" w16du:dateUtc="2026-04-12T04:31:00Z"/>
              </w:rPr>
              <w:pPrChange w:id="1725" w:author="永涛 彭" w:date="2026-04-12T12:31:00Z" w16du:dateUtc="2026-04-12T04:31:00Z">
                <w:pPr>
                  <w:jc w:val="center"/>
                </w:pPr>
              </w:pPrChange>
            </w:pPr>
            <w:del w:id="1726" w:author="永涛 彭" w:date="2026-04-12T12:31:00Z" w16du:dateUtc="2026-04-12T04:31:00Z">
              <w:r w:rsidDel="007C3209">
                <w:rPr>
                  <w:rFonts w:hint="eastAsia"/>
                </w:rPr>
                <w:delText>75.2</w:delText>
              </w:r>
            </w:del>
          </w:p>
          <w:p w14:paraId="44F5F33B" w14:textId="6FC66C79" w:rsidR="00DA4276" w:rsidDel="007C3209" w:rsidRDefault="00000000" w:rsidP="007C3209">
            <w:pPr>
              <w:spacing w:beforeLines="50" w:before="156" w:line="300" w:lineRule="auto"/>
              <w:jc w:val="left"/>
              <w:rPr>
                <w:del w:id="1727" w:author="永涛 彭" w:date="2026-04-12T12:31:00Z" w16du:dateUtc="2026-04-12T04:31:00Z"/>
              </w:rPr>
              <w:pPrChange w:id="1728" w:author="永涛 彭" w:date="2026-04-12T12:31:00Z" w16du:dateUtc="2026-04-12T04:31:00Z">
                <w:pPr>
                  <w:jc w:val="center"/>
                </w:pPr>
              </w:pPrChange>
            </w:pPr>
            <w:del w:id="1729" w:author="永涛 彭" w:date="2026-04-12T12:31:00Z" w16du:dateUtc="2026-04-12T04:31:00Z">
              <w:r w:rsidDel="007C3209">
                <w:rPr>
                  <w:rFonts w:hint="eastAsia"/>
                </w:rPr>
                <w:delText>76.3</w:delText>
              </w:r>
            </w:del>
          </w:p>
          <w:p w14:paraId="4D15A7EF" w14:textId="663D7BF0" w:rsidR="00DA4276" w:rsidDel="007C3209" w:rsidRDefault="00000000" w:rsidP="007C3209">
            <w:pPr>
              <w:spacing w:beforeLines="50" w:before="156" w:line="300" w:lineRule="auto"/>
              <w:jc w:val="left"/>
              <w:rPr>
                <w:del w:id="1730" w:author="永涛 彭" w:date="2026-04-12T12:31:00Z" w16du:dateUtc="2026-04-12T04:31:00Z"/>
              </w:rPr>
              <w:pPrChange w:id="1731" w:author="永涛 彭" w:date="2026-04-12T12:31:00Z" w16du:dateUtc="2026-04-12T04:31:00Z">
                <w:pPr>
                  <w:jc w:val="center"/>
                </w:pPr>
              </w:pPrChange>
            </w:pPr>
            <w:del w:id="1732" w:author="永涛 彭" w:date="2026-04-12T12:31:00Z" w16du:dateUtc="2026-04-12T04:31:00Z">
              <w:r w:rsidDel="007C3209">
                <w:rPr>
                  <w:rFonts w:hint="eastAsia"/>
                </w:rPr>
                <w:delText>78.6</w:delText>
              </w:r>
            </w:del>
          </w:p>
        </w:tc>
      </w:tr>
      <w:tr w:rsidR="00DA4276" w:rsidDel="007C3209" w14:paraId="65BB6B95" w14:textId="0D6371AC">
        <w:trPr>
          <w:trHeight w:val="308"/>
          <w:del w:id="1733" w:author="永涛 彭" w:date="2026-04-12T12:31:00Z" w16du:dateUtc="2026-04-12T04:31:00Z"/>
        </w:trPr>
        <w:tc>
          <w:tcPr>
            <w:tcW w:w="1156" w:type="dxa"/>
            <w:tcBorders>
              <w:top w:val="nil"/>
              <w:left w:val="nil"/>
              <w:bottom w:val="nil"/>
              <w:right w:val="nil"/>
            </w:tcBorders>
            <w:vAlign w:val="center"/>
          </w:tcPr>
          <w:p w14:paraId="5077EB23" w14:textId="56606613" w:rsidR="00DA4276" w:rsidDel="007C3209" w:rsidRDefault="00000000" w:rsidP="007C3209">
            <w:pPr>
              <w:spacing w:beforeLines="50" w:before="156" w:line="300" w:lineRule="auto"/>
              <w:jc w:val="left"/>
              <w:rPr>
                <w:del w:id="1734" w:author="永涛 彭" w:date="2026-04-12T12:31:00Z" w16du:dateUtc="2026-04-12T04:31:00Z"/>
              </w:rPr>
              <w:pPrChange w:id="1735" w:author="永涛 彭" w:date="2026-04-12T12:31:00Z" w16du:dateUtc="2026-04-12T04:31:00Z">
                <w:pPr>
                  <w:jc w:val="center"/>
                </w:pPr>
              </w:pPrChange>
            </w:pPr>
            <w:del w:id="1736" w:author="永涛 彭" w:date="2026-04-12T12:31:00Z" w16du:dateUtc="2026-04-12T04:31:00Z">
              <w:r w:rsidDel="007C3209">
                <w:rPr>
                  <w:rFonts w:hint="eastAsia"/>
                </w:rPr>
                <w:delText>RGACL</w:delText>
              </w:r>
            </w:del>
          </w:p>
        </w:tc>
        <w:tc>
          <w:tcPr>
            <w:tcW w:w="1531" w:type="dxa"/>
            <w:tcBorders>
              <w:top w:val="nil"/>
              <w:left w:val="nil"/>
              <w:bottom w:val="nil"/>
              <w:right w:val="nil"/>
            </w:tcBorders>
            <w:vAlign w:val="center"/>
          </w:tcPr>
          <w:p w14:paraId="23847442" w14:textId="5E4F27C7" w:rsidR="00DA4276" w:rsidDel="007C3209" w:rsidRDefault="00BF792D" w:rsidP="007C3209">
            <w:pPr>
              <w:spacing w:beforeLines="50" w:before="156" w:line="300" w:lineRule="auto"/>
              <w:jc w:val="left"/>
              <w:rPr>
                <w:del w:id="1737" w:author="永涛 彭" w:date="2026-04-12T12:31:00Z" w16du:dateUtc="2026-04-12T04:31:00Z"/>
              </w:rPr>
              <w:pPrChange w:id="1738" w:author="永涛 彭" w:date="2026-04-12T12:31:00Z" w16du:dateUtc="2026-04-12T04:31:00Z">
                <w:pPr>
                  <w:jc w:val="center"/>
                </w:pPr>
              </w:pPrChange>
            </w:pPr>
            <w:del w:id="1739" w:author="永涛 彭" w:date="2026-04-12T12:31:00Z" w16du:dateUtc="2026-04-12T04:31:00Z">
              <w:r w:rsidDel="007C3209">
                <w:rPr>
                  <w:rFonts w:hint="eastAsia"/>
                </w:rPr>
                <w:delText>/</w:delText>
              </w:r>
            </w:del>
          </w:p>
        </w:tc>
        <w:tc>
          <w:tcPr>
            <w:tcW w:w="1394" w:type="dxa"/>
            <w:tcBorders>
              <w:top w:val="nil"/>
              <w:left w:val="nil"/>
              <w:bottom w:val="nil"/>
              <w:right w:val="nil"/>
            </w:tcBorders>
            <w:vAlign w:val="center"/>
          </w:tcPr>
          <w:p w14:paraId="2B6CD9F3" w14:textId="63F4060E" w:rsidR="00DA4276" w:rsidDel="007C3209" w:rsidRDefault="00000000" w:rsidP="007C3209">
            <w:pPr>
              <w:spacing w:beforeLines="50" w:before="156" w:line="300" w:lineRule="auto"/>
              <w:jc w:val="left"/>
              <w:rPr>
                <w:del w:id="1740" w:author="永涛 彭" w:date="2026-04-12T12:31:00Z" w16du:dateUtc="2026-04-12T04:31:00Z"/>
              </w:rPr>
              <w:pPrChange w:id="1741" w:author="永涛 彭" w:date="2026-04-12T12:31:00Z" w16du:dateUtc="2026-04-12T04:31:00Z">
                <w:pPr>
                  <w:jc w:val="center"/>
                </w:pPr>
              </w:pPrChange>
            </w:pPr>
            <w:del w:id="1742" w:author="永涛 彭" w:date="2026-04-12T12:31:00Z" w16du:dateUtc="2026-04-12T04:31:00Z">
              <w:r w:rsidDel="007C3209">
                <w:rPr>
                  <w:rFonts w:hint="eastAsia"/>
                </w:rPr>
                <w:delText>81.71</w:delText>
              </w:r>
            </w:del>
          </w:p>
        </w:tc>
        <w:tc>
          <w:tcPr>
            <w:tcW w:w="1296" w:type="dxa"/>
            <w:tcBorders>
              <w:top w:val="nil"/>
              <w:left w:val="nil"/>
              <w:bottom w:val="nil"/>
              <w:right w:val="nil"/>
            </w:tcBorders>
            <w:vAlign w:val="center"/>
          </w:tcPr>
          <w:p w14:paraId="09F20E2E" w14:textId="49707DA4" w:rsidR="00DA4276" w:rsidDel="007C3209" w:rsidRDefault="00000000" w:rsidP="007C3209">
            <w:pPr>
              <w:spacing w:beforeLines="50" w:before="156" w:line="300" w:lineRule="auto"/>
              <w:jc w:val="left"/>
              <w:rPr>
                <w:del w:id="1743" w:author="永涛 彭" w:date="2026-04-12T12:31:00Z" w16du:dateUtc="2026-04-12T04:31:00Z"/>
              </w:rPr>
              <w:pPrChange w:id="1744" w:author="永涛 彭" w:date="2026-04-12T12:31:00Z" w16du:dateUtc="2026-04-12T04:31:00Z">
                <w:pPr>
                  <w:jc w:val="center"/>
                </w:pPr>
              </w:pPrChange>
            </w:pPr>
            <w:del w:id="1745" w:author="永涛 彭" w:date="2026-04-12T12:31:00Z" w16du:dateUtc="2026-04-12T04:31:00Z">
              <w:r w:rsidDel="007C3209">
                <w:rPr>
                  <w:rFonts w:hint="eastAsia"/>
                </w:rPr>
                <w:delText>74.05</w:delText>
              </w:r>
            </w:del>
          </w:p>
        </w:tc>
        <w:tc>
          <w:tcPr>
            <w:tcW w:w="1588" w:type="dxa"/>
            <w:tcBorders>
              <w:top w:val="nil"/>
              <w:left w:val="nil"/>
              <w:bottom w:val="nil"/>
              <w:right w:val="nil"/>
            </w:tcBorders>
            <w:vAlign w:val="center"/>
          </w:tcPr>
          <w:p w14:paraId="2616B874" w14:textId="009B003C" w:rsidR="00DA4276" w:rsidDel="007C3209" w:rsidRDefault="00000000" w:rsidP="007C3209">
            <w:pPr>
              <w:spacing w:beforeLines="50" w:before="156" w:line="300" w:lineRule="auto"/>
              <w:jc w:val="left"/>
              <w:rPr>
                <w:del w:id="1746" w:author="永涛 彭" w:date="2026-04-12T12:31:00Z" w16du:dateUtc="2026-04-12T04:31:00Z"/>
              </w:rPr>
              <w:pPrChange w:id="1747" w:author="永涛 彭" w:date="2026-04-12T12:31:00Z" w16du:dateUtc="2026-04-12T04:31:00Z">
                <w:pPr>
                  <w:jc w:val="center"/>
                </w:pPr>
              </w:pPrChange>
            </w:pPr>
            <w:del w:id="1748" w:author="永涛 彭" w:date="2026-04-12T12:31:00Z" w16du:dateUtc="2026-04-12T04:31:00Z">
              <w:r w:rsidDel="007C3209">
                <w:rPr>
                  <w:rFonts w:hint="eastAsia"/>
                </w:rPr>
                <w:delText>/</w:delText>
              </w:r>
            </w:del>
          </w:p>
        </w:tc>
        <w:tc>
          <w:tcPr>
            <w:tcW w:w="1151" w:type="dxa"/>
            <w:tcBorders>
              <w:top w:val="nil"/>
              <w:left w:val="nil"/>
              <w:bottom w:val="nil"/>
              <w:right w:val="nil"/>
            </w:tcBorders>
            <w:vAlign w:val="center"/>
          </w:tcPr>
          <w:p w14:paraId="50AF0764" w14:textId="11C6A98E" w:rsidR="00DA4276" w:rsidDel="007C3209" w:rsidRDefault="00000000" w:rsidP="007C3209">
            <w:pPr>
              <w:spacing w:beforeLines="50" w:before="156" w:line="300" w:lineRule="auto"/>
              <w:jc w:val="left"/>
              <w:rPr>
                <w:del w:id="1749" w:author="永涛 彭" w:date="2026-04-12T12:31:00Z" w16du:dateUtc="2026-04-12T04:31:00Z"/>
              </w:rPr>
              <w:pPrChange w:id="1750" w:author="永涛 彭" w:date="2026-04-12T12:31:00Z" w16du:dateUtc="2026-04-12T04:31:00Z">
                <w:pPr>
                  <w:jc w:val="center"/>
                </w:pPr>
              </w:pPrChange>
            </w:pPr>
            <w:del w:id="1751" w:author="永涛 彭" w:date="2026-04-12T12:31:00Z" w16du:dateUtc="2026-04-12T04:31:00Z">
              <w:r w:rsidDel="007C3209">
                <w:rPr>
                  <w:rFonts w:hint="eastAsia"/>
                </w:rPr>
                <w:delText>/</w:delText>
              </w:r>
            </w:del>
          </w:p>
        </w:tc>
      </w:tr>
      <w:tr w:rsidR="00DA4276" w:rsidDel="007C3209" w14:paraId="3F512F31" w14:textId="3C15A857">
        <w:trPr>
          <w:trHeight w:val="308"/>
          <w:del w:id="1752" w:author="永涛 彭" w:date="2026-04-12T12:31:00Z" w16du:dateUtc="2026-04-12T04:31:00Z"/>
        </w:trPr>
        <w:tc>
          <w:tcPr>
            <w:tcW w:w="1156" w:type="dxa"/>
            <w:tcBorders>
              <w:top w:val="nil"/>
              <w:left w:val="nil"/>
              <w:bottom w:val="nil"/>
              <w:right w:val="nil"/>
            </w:tcBorders>
            <w:vAlign w:val="center"/>
          </w:tcPr>
          <w:p w14:paraId="621B0E51" w14:textId="6D59FDBD" w:rsidR="00DA4276" w:rsidDel="007C3209" w:rsidRDefault="00000000" w:rsidP="007C3209">
            <w:pPr>
              <w:spacing w:beforeLines="50" w:before="156" w:line="300" w:lineRule="auto"/>
              <w:jc w:val="left"/>
              <w:rPr>
                <w:del w:id="1753" w:author="永涛 彭" w:date="2026-04-12T12:31:00Z" w16du:dateUtc="2026-04-12T04:31:00Z"/>
              </w:rPr>
              <w:pPrChange w:id="1754" w:author="永涛 彭" w:date="2026-04-12T12:31:00Z" w16du:dateUtc="2026-04-12T04:31:00Z">
                <w:pPr>
                  <w:jc w:val="center"/>
                </w:pPr>
              </w:pPrChange>
            </w:pPr>
            <w:del w:id="1755" w:author="永涛 彭" w:date="2026-04-12T12:31:00Z" w16du:dateUtc="2026-04-12T04:31:00Z">
              <w:r w:rsidDel="007C3209">
                <w:rPr>
                  <w:rFonts w:hint="eastAsia"/>
                </w:rPr>
                <w:delText>EIN</w:delText>
              </w:r>
            </w:del>
          </w:p>
        </w:tc>
        <w:tc>
          <w:tcPr>
            <w:tcW w:w="1531" w:type="dxa"/>
            <w:tcBorders>
              <w:top w:val="nil"/>
              <w:left w:val="nil"/>
              <w:bottom w:val="nil"/>
              <w:right w:val="nil"/>
            </w:tcBorders>
            <w:vAlign w:val="center"/>
          </w:tcPr>
          <w:p w14:paraId="43011570" w14:textId="29C1DF8D" w:rsidR="00DA4276" w:rsidDel="007C3209" w:rsidRDefault="00BF792D" w:rsidP="007C3209">
            <w:pPr>
              <w:spacing w:beforeLines="50" w:before="156" w:line="300" w:lineRule="auto"/>
              <w:jc w:val="left"/>
              <w:rPr>
                <w:del w:id="1756" w:author="永涛 彭" w:date="2026-04-12T12:31:00Z" w16du:dateUtc="2026-04-12T04:31:00Z"/>
              </w:rPr>
              <w:pPrChange w:id="1757" w:author="永涛 彭" w:date="2026-04-12T12:31:00Z" w16du:dateUtc="2026-04-12T04:31:00Z">
                <w:pPr>
                  <w:jc w:val="center"/>
                </w:pPr>
              </w:pPrChange>
            </w:pPr>
            <w:del w:id="1758" w:author="永涛 彭" w:date="2026-04-12T12:31:00Z" w16du:dateUtc="2026-04-12T04:31:00Z">
              <w:r w:rsidDel="007C3209">
                <w:rPr>
                  <w:rFonts w:hint="eastAsia"/>
                </w:rPr>
                <w:delText>/</w:delText>
              </w:r>
            </w:del>
          </w:p>
        </w:tc>
        <w:tc>
          <w:tcPr>
            <w:tcW w:w="1394" w:type="dxa"/>
            <w:tcBorders>
              <w:top w:val="nil"/>
              <w:left w:val="nil"/>
              <w:bottom w:val="nil"/>
              <w:right w:val="nil"/>
            </w:tcBorders>
            <w:vAlign w:val="center"/>
          </w:tcPr>
          <w:p w14:paraId="1BA045A1" w14:textId="4B3737FF" w:rsidR="00DA4276" w:rsidDel="007C3209" w:rsidRDefault="00000000" w:rsidP="007C3209">
            <w:pPr>
              <w:spacing w:beforeLines="50" w:before="156" w:line="300" w:lineRule="auto"/>
              <w:jc w:val="left"/>
              <w:rPr>
                <w:del w:id="1759" w:author="永涛 彭" w:date="2026-04-12T12:31:00Z" w16du:dateUtc="2026-04-12T04:31:00Z"/>
              </w:rPr>
              <w:pPrChange w:id="1760" w:author="永涛 彭" w:date="2026-04-12T12:31:00Z" w16du:dateUtc="2026-04-12T04:31:00Z">
                <w:pPr>
                  <w:jc w:val="center"/>
                </w:pPr>
              </w:pPrChange>
            </w:pPr>
            <w:del w:id="1761" w:author="永涛 彭" w:date="2026-04-12T12:31:00Z" w16du:dateUtc="2026-04-12T04:31:00Z">
              <w:r w:rsidDel="007C3209">
                <w:rPr>
                  <w:rFonts w:hint="eastAsia"/>
                </w:rPr>
                <w:delText>82.74</w:delText>
              </w:r>
            </w:del>
          </w:p>
        </w:tc>
        <w:tc>
          <w:tcPr>
            <w:tcW w:w="1296" w:type="dxa"/>
            <w:tcBorders>
              <w:top w:val="nil"/>
              <w:left w:val="nil"/>
              <w:bottom w:val="nil"/>
              <w:right w:val="nil"/>
            </w:tcBorders>
            <w:vAlign w:val="center"/>
          </w:tcPr>
          <w:p w14:paraId="6E9BE017" w14:textId="6C0F7858" w:rsidR="00DA4276" w:rsidDel="007C3209" w:rsidRDefault="00000000" w:rsidP="007C3209">
            <w:pPr>
              <w:spacing w:beforeLines="50" w:before="156" w:line="300" w:lineRule="auto"/>
              <w:jc w:val="left"/>
              <w:rPr>
                <w:del w:id="1762" w:author="永涛 彭" w:date="2026-04-12T12:31:00Z" w16du:dateUtc="2026-04-12T04:31:00Z"/>
              </w:rPr>
              <w:pPrChange w:id="1763" w:author="永涛 彭" w:date="2026-04-12T12:31:00Z" w16du:dateUtc="2026-04-12T04:31:00Z">
                <w:pPr>
                  <w:jc w:val="center"/>
                </w:pPr>
              </w:pPrChange>
            </w:pPr>
            <w:del w:id="1764" w:author="永涛 彭" w:date="2026-04-12T12:31:00Z" w16du:dateUtc="2026-04-12T04:31:00Z">
              <w:r w:rsidDel="007C3209">
                <w:rPr>
                  <w:rFonts w:hint="eastAsia"/>
                </w:rPr>
                <w:delText>76.45</w:delText>
              </w:r>
            </w:del>
          </w:p>
        </w:tc>
        <w:tc>
          <w:tcPr>
            <w:tcW w:w="1588" w:type="dxa"/>
            <w:tcBorders>
              <w:top w:val="nil"/>
              <w:left w:val="nil"/>
              <w:bottom w:val="nil"/>
              <w:right w:val="nil"/>
            </w:tcBorders>
            <w:vAlign w:val="center"/>
          </w:tcPr>
          <w:p w14:paraId="6CF0D1CE" w14:textId="1F4C5626" w:rsidR="00DA4276" w:rsidDel="007C3209" w:rsidRDefault="00000000" w:rsidP="007C3209">
            <w:pPr>
              <w:spacing w:beforeLines="50" w:before="156" w:line="300" w:lineRule="auto"/>
              <w:jc w:val="left"/>
              <w:rPr>
                <w:del w:id="1765" w:author="永涛 彭" w:date="2026-04-12T12:31:00Z" w16du:dateUtc="2026-04-12T04:31:00Z"/>
              </w:rPr>
              <w:pPrChange w:id="1766" w:author="永涛 彭" w:date="2026-04-12T12:31:00Z" w16du:dateUtc="2026-04-12T04:31:00Z">
                <w:pPr>
                  <w:jc w:val="center"/>
                </w:pPr>
              </w:pPrChange>
            </w:pPr>
            <w:del w:id="1767" w:author="永涛 彭" w:date="2026-04-12T12:31:00Z" w16du:dateUtc="2026-04-12T04:31:00Z">
              <w:r w:rsidDel="007C3209">
                <w:rPr>
                  <w:rFonts w:hint="eastAsia"/>
                </w:rPr>
                <w:delText>82.0</w:delText>
              </w:r>
            </w:del>
          </w:p>
        </w:tc>
        <w:tc>
          <w:tcPr>
            <w:tcW w:w="1151" w:type="dxa"/>
            <w:tcBorders>
              <w:top w:val="nil"/>
              <w:left w:val="nil"/>
              <w:bottom w:val="nil"/>
              <w:right w:val="nil"/>
            </w:tcBorders>
            <w:vAlign w:val="center"/>
          </w:tcPr>
          <w:p w14:paraId="6DADCAFD" w14:textId="47484F43" w:rsidR="00DA4276" w:rsidDel="007C3209" w:rsidRDefault="00000000" w:rsidP="007C3209">
            <w:pPr>
              <w:spacing w:beforeLines="50" w:before="156" w:line="300" w:lineRule="auto"/>
              <w:jc w:val="left"/>
              <w:rPr>
                <w:del w:id="1768" w:author="永涛 彭" w:date="2026-04-12T12:31:00Z" w16du:dateUtc="2026-04-12T04:31:00Z"/>
              </w:rPr>
              <w:pPrChange w:id="1769" w:author="永涛 彭" w:date="2026-04-12T12:31:00Z" w16du:dateUtc="2026-04-12T04:31:00Z">
                <w:pPr>
                  <w:jc w:val="center"/>
                </w:pPr>
              </w:pPrChange>
            </w:pPr>
            <w:del w:id="1770" w:author="永涛 彭" w:date="2026-04-12T12:31:00Z" w16du:dateUtc="2026-04-12T04:31:00Z">
              <w:r w:rsidDel="007C3209">
                <w:rPr>
                  <w:rFonts w:hint="eastAsia"/>
                </w:rPr>
                <w:delText>76.5</w:delText>
              </w:r>
            </w:del>
          </w:p>
        </w:tc>
      </w:tr>
      <w:tr w:rsidR="00DA4276" w:rsidDel="007C3209" w14:paraId="230A62A0" w14:textId="1BFC4C14">
        <w:trPr>
          <w:trHeight w:val="321"/>
          <w:del w:id="1771" w:author="永涛 彭" w:date="2026-04-12T12:31:00Z" w16du:dateUtc="2026-04-12T04:31:00Z"/>
        </w:trPr>
        <w:tc>
          <w:tcPr>
            <w:tcW w:w="1156" w:type="dxa"/>
            <w:tcBorders>
              <w:top w:val="nil"/>
              <w:left w:val="nil"/>
              <w:bottom w:val="nil"/>
              <w:right w:val="nil"/>
            </w:tcBorders>
            <w:vAlign w:val="center"/>
          </w:tcPr>
          <w:p w14:paraId="288C3834" w14:textId="49B3EEF4" w:rsidR="00DA4276" w:rsidDel="007C3209" w:rsidRDefault="00000000" w:rsidP="007C3209">
            <w:pPr>
              <w:spacing w:beforeLines="50" w:before="156" w:line="300" w:lineRule="auto"/>
              <w:jc w:val="left"/>
              <w:rPr>
                <w:del w:id="1772" w:author="永涛 彭" w:date="2026-04-12T12:31:00Z" w16du:dateUtc="2026-04-12T04:31:00Z"/>
              </w:rPr>
              <w:pPrChange w:id="1773" w:author="永涛 彭" w:date="2026-04-12T12:31:00Z" w16du:dateUtc="2026-04-12T04:31:00Z">
                <w:pPr>
                  <w:jc w:val="center"/>
                </w:pPr>
              </w:pPrChange>
            </w:pPr>
            <w:del w:id="1774" w:author="永涛 彭" w:date="2026-04-12T12:31:00Z" w16du:dateUtc="2026-04-12T04:31:00Z">
              <w:r w:rsidDel="007C3209">
                <w:rPr>
                  <w:rFonts w:hint="eastAsia"/>
                </w:rPr>
                <w:delText>DELL</w:delText>
              </w:r>
            </w:del>
          </w:p>
        </w:tc>
        <w:tc>
          <w:tcPr>
            <w:tcW w:w="1531" w:type="dxa"/>
            <w:tcBorders>
              <w:top w:val="nil"/>
              <w:left w:val="nil"/>
              <w:bottom w:val="nil"/>
              <w:right w:val="nil"/>
            </w:tcBorders>
            <w:vAlign w:val="center"/>
          </w:tcPr>
          <w:p w14:paraId="2654EEB8" w14:textId="1868E4C1" w:rsidR="00DA4276" w:rsidDel="007C3209" w:rsidRDefault="00000000" w:rsidP="007C3209">
            <w:pPr>
              <w:spacing w:beforeLines="50" w:before="156" w:line="300" w:lineRule="auto"/>
              <w:jc w:val="left"/>
              <w:rPr>
                <w:del w:id="1775" w:author="永涛 彭" w:date="2026-04-12T12:31:00Z" w16du:dateUtc="2026-04-12T04:31:00Z"/>
              </w:rPr>
              <w:pPrChange w:id="1776" w:author="永涛 彭" w:date="2026-04-12T12:31:00Z" w16du:dateUtc="2026-04-12T04:31:00Z">
                <w:pPr>
                  <w:jc w:val="center"/>
                </w:pPr>
              </w:pPrChange>
            </w:pPr>
            <w:del w:id="1777" w:author="永涛 彭" w:date="2026-04-12T12:31:00Z" w16du:dateUtc="2026-04-12T04:31:00Z">
              <w:r w:rsidDel="007C3209">
                <w:rPr>
                  <w:rFonts w:hint="eastAsia"/>
                </w:rPr>
                <w:delText>LLM+GIN</w:delText>
              </w:r>
            </w:del>
          </w:p>
        </w:tc>
        <w:tc>
          <w:tcPr>
            <w:tcW w:w="1394" w:type="dxa"/>
            <w:tcBorders>
              <w:top w:val="nil"/>
              <w:left w:val="nil"/>
              <w:bottom w:val="nil"/>
              <w:right w:val="nil"/>
            </w:tcBorders>
            <w:vAlign w:val="center"/>
          </w:tcPr>
          <w:p w14:paraId="2356DBCB" w14:textId="613A0F1B" w:rsidR="00DA4276" w:rsidDel="007C3209" w:rsidRDefault="00000000" w:rsidP="007C3209">
            <w:pPr>
              <w:spacing w:beforeLines="50" w:before="156" w:line="300" w:lineRule="auto"/>
              <w:jc w:val="left"/>
              <w:rPr>
                <w:del w:id="1778" w:author="永涛 彭" w:date="2026-04-12T12:31:00Z" w16du:dateUtc="2026-04-12T04:31:00Z"/>
              </w:rPr>
              <w:pPrChange w:id="1779" w:author="永涛 彭" w:date="2026-04-12T12:31:00Z" w16du:dateUtc="2026-04-12T04:31:00Z">
                <w:pPr>
                  <w:jc w:val="center"/>
                </w:pPr>
              </w:pPrChange>
            </w:pPr>
            <w:del w:id="1780" w:author="永涛 彭" w:date="2026-04-12T12:31:00Z" w16du:dateUtc="2026-04-12T04:31:00Z">
              <w:r w:rsidDel="007C3209">
                <w:rPr>
                  <w:rFonts w:hint="eastAsia"/>
                </w:rPr>
                <w:delText>82.0</w:delText>
              </w:r>
            </w:del>
          </w:p>
        </w:tc>
        <w:tc>
          <w:tcPr>
            <w:tcW w:w="1296" w:type="dxa"/>
            <w:tcBorders>
              <w:top w:val="nil"/>
              <w:left w:val="nil"/>
              <w:bottom w:val="nil"/>
              <w:right w:val="nil"/>
            </w:tcBorders>
            <w:vAlign w:val="center"/>
          </w:tcPr>
          <w:p w14:paraId="563AB125" w14:textId="5B45380E" w:rsidR="00DA4276" w:rsidDel="007C3209" w:rsidRDefault="00000000" w:rsidP="007C3209">
            <w:pPr>
              <w:spacing w:beforeLines="50" w:before="156" w:line="300" w:lineRule="auto"/>
              <w:jc w:val="left"/>
              <w:rPr>
                <w:del w:id="1781" w:author="永涛 彭" w:date="2026-04-12T12:31:00Z" w16du:dateUtc="2026-04-12T04:31:00Z"/>
              </w:rPr>
              <w:pPrChange w:id="1782" w:author="永涛 彭" w:date="2026-04-12T12:31:00Z" w16du:dateUtc="2026-04-12T04:31:00Z">
                <w:pPr>
                  <w:jc w:val="center"/>
                </w:pPr>
              </w:pPrChange>
            </w:pPr>
            <w:del w:id="1783" w:author="永涛 彭" w:date="2026-04-12T12:31:00Z" w16du:dateUtc="2026-04-12T04:31:00Z">
              <w:r w:rsidDel="007C3209">
                <w:rPr>
                  <w:rFonts w:hint="eastAsia"/>
                </w:rPr>
                <w:delText>82.0</w:delText>
              </w:r>
            </w:del>
          </w:p>
        </w:tc>
        <w:tc>
          <w:tcPr>
            <w:tcW w:w="1588" w:type="dxa"/>
            <w:tcBorders>
              <w:top w:val="nil"/>
              <w:left w:val="nil"/>
              <w:bottom w:val="nil"/>
              <w:right w:val="nil"/>
            </w:tcBorders>
            <w:vAlign w:val="center"/>
          </w:tcPr>
          <w:p w14:paraId="24AAAD56" w14:textId="363D951C" w:rsidR="00DA4276" w:rsidDel="007C3209" w:rsidRDefault="00000000" w:rsidP="007C3209">
            <w:pPr>
              <w:spacing w:beforeLines="50" w:before="156" w:line="300" w:lineRule="auto"/>
              <w:jc w:val="left"/>
              <w:rPr>
                <w:del w:id="1784" w:author="永涛 彭" w:date="2026-04-12T12:31:00Z" w16du:dateUtc="2026-04-12T04:31:00Z"/>
              </w:rPr>
              <w:pPrChange w:id="1785" w:author="永涛 彭" w:date="2026-04-12T12:31:00Z" w16du:dateUtc="2026-04-12T04:31:00Z">
                <w:pPr>
                  <w:jc w:val="center"/>
                </w:pPr>
              </w:pPrChange>
            </w:pPr>
            <w:del w:id="1786" w:author="永涛 彭" w:date="2026-04-12T12:31:00Z" w16du:dateUtc="2026-04-12T04:31:00Z">
              <w:r w:rsidDel="007C3209">
                <w:rPr>
                  <w:rFonts w:hint="eastAsia"/>
                </w:rPr>
                <w:delText>85.5</w:delText>
              </w:r>
            </w:del>
          </w:p>
        </w:tc>
        <w:tc>
          <w:tcPr>
            <w:tcW w:w="1151" w:type="dxa"/>
            <w:tcBorders>
              <w:top w:val="nil"/>
              <w:left w:val="nil"/>
              <w:bottom w:val="nil"/>
              <w:right w:val="nil"/>
            </w:tcBorders>
            <w:vAlign w:val="center"/>
          </w:tcPr>
          <w:p w14:paraId="42C88E5D" w14:textId="3186D092" w:rsidR="00DA4276" w:rsidDel="007C3209" w:rsidRDefault="00000000" w:rsidP="007C3209">
            <w:pPr>
              <w:spacing w:beforeLines="50" w:before="156" w:line="300" w:lineRule="auto"/>
              <w:jc w:val="left"/>
              <w:rPr>
                <w:del w:id="1787" w:author="永涛 彭" w:date="2026-04-12T12:31:00Z" w16du:dateUtc="2026-04-12T04:31:00Z"/>
              </w:rPr>
              <w:pPrChange w:id="1788" w:author="永涛 彭" w:date="2026-04-12T12:31:00Z" w16du:dateUtc="2026-04-12T04:31:00Z">
                <w:pPr>
                  <w:jc w:val="center"/>
                </w:pPr>
              </w:pPrChange>
            </w:pPr>
            <w:del w:id="1789" w:author="永涛 彭" w:date="2026-04-12T12:31:00Z" w16du:dateUtc="2026-04-12T04:31:00Z">
              <w:r w:rsidDel="007C3209">
                <w:rPr>
                  <w:rFonts w:hint="eastAsia"/>
                </w:rPr>
                <w:delText>85.5</w:delText>
              </w:r>
            </w:del>
          </w:p>
        </w:tc>
      </w:tr>
      <w:tr w:rsidR="00DA4276" w:rsidDel="007C3209" w14:paraId="1407E657" w14:textId="2C239D69">
        <w:trPr>
          <w:trHeight w:val="321"/>
          <w:del w:id="1790" w:author="永涛 彭" w:date="2026-04-12T12:31:00Z" w16du:dateUtc="2026-04-12T04:31:00Z"/>
        </w:trPr>
        <w:tc>
          <w:tcPr>
            <w:tcW w:w="1156" w:type="dxa"/>
            <w:tcBorders>
              <w:top w:val="nil"/>
              <w:left w:val="nil"/>
              <w:bottom w:val="nil"/>
              <w:right w:val="nil"/>
            </w:tcBorders>
            <w:vAlign w:val="center"/>
          </w:tcPr>
          <w:p w14:paraId="5E218548" w14:textId="397912C9" w:rsidR="00DA4276" w:rsidDel="007C3209" w:rsidRDefault="00000000" w:rsidP="007C3209">
            <w:pPr>
              <w:spacing w:beforeLines="50" w:before="156" w:line="300" w:lineRule="auto"/>
              <w:jc w:val="left"/>
              <w:rPr>
                <w:del w:id="1791" w:author="永涛 彭" w:date="2026-04-12T12:31:00Z" w16du:dateUtc="2026-04-12T04:31:00Z"/>
              </w:rPr>
              <w:pPrChange w:id="1792" w:author="永涛 彭" w:date="2026-04-12T12:31:00Z" w16du:dateUtc="2026-04-12T04:31:00Z">
                <w:pPr>
                  <w:jc w:val="center"/>
                </w:pPr>
              </w:pPrChange>
            </w:pPr>
            <w:del w:id="1793" w:author="永涛 彭" w:date="2026-04-12T12:31:00Z" w16du:dateUtc="2026-04-12T04:31:00Z">
              <w:r w:rsidDel="007C3209">
                <w:rPr>
                  <w:rFonts w:hint="eastAsia"/>
                </w:rPr>
                <w:delText>ours</w:delText>
              </w:r>
            </w:del>
          </w:p>
        </w:tc>
        <w:tc>
          <w:tcPr>
            <w:tcW w:w="1531" w:type="dxa"/>
            <w:tcBorders>
              <w:top w:val="nil"/>
              <w:left w:val="nil"/>
              <w:bottom w:val="nil"/>
              <w:right w:val="nil"/>
            </w:tcBorders>
            <w:vAlign w:val="center"/>
          </w:tcPr>
          <w:p w14:paraId="734700EE" w14:textId="4A1B6D4B" w:rsidR="00DA4276" w:rsidDel="007C3209" w:rsidRDefault="00000000" w:rsidP="007C3209">
            <w:pPr>
              <w:spacing w:beforeLines="50" w:before="156" w:line="300" w:lineRule="auto"/>
              <w:jc w:val="left"/>
              <w:rPr>
                <w:del w:id="1794" w:author="永涛 彭" w:date="2026-04-12T12:31:00Z" w16du:dateUtc="2026-04-12T04:31:00Z"/>
              </w:rPr>
              <w:pPrChange w:id="1795" w:author="永涛 彭" w:date="2026-04-12T12:31:00Z" w16du:dateUtc="2026-04-12T04:31:00Z">
                <w:pPr>
                  <w:jc w:val="center"/>
                </w:pPr>
              </w:pPrChange>
            </w:pPr>
            <w:del w:id="1796" w:author="永涛 彭" w:date="2026-04-12T12:31:00Z" w16du:dateUtc="2026-04-12T04:31:00Z">
              <w:r w:rsidDel="007C3209">
                <w:rPr>
                  <w:rFonts w:hint="eastAsia"/>
                </w:rPr>
                <w:delText>LLM+GCN</w:delText>
              </w:r>
            </w:del>
          </w:p>
        </w:tc>
        <w:tc>
          <w:tcPr>
            <w:tcW w:w="1394" w:type="dxa"/>
            <w:tcBorders>
              <w:top w:val="nil"/>
              <w:left w:val="nil"/>
              <w:bottom w:val="nil"/>
              <w:right w:val="nil"/>
            </w:tcBorders>
            <w:vAlign w:val="center"/>
          </w:tcPr>
          <w:p w14:paraId="26249D78" w14:textId="48810A8F" w:rsidR="00DA4276" w:rsidDel="007C3209" w:rsidRDefault="00000000" w:rsidP="007C3209">
            <w:pPr>
              <w:spacing w:beforeLines="50" w:before="156" w:line="300" w:lineRule="auto"/>
              <w:jc w:val="left"/>
              <w:rPr>
                <w:del w:id="1797" w:author="永涛 彭" w:date="2026-04-12T12:31:00Z" w16du:dateUtc="2026-04-12T04:31:00Z"/>
              </w:rPr>
              <w:pPrChange w:id="1798" w:author="永涛 彭" w:date="2026-04-12T12:31:00Z" w16du:dateUtc="2026-04-12T04:31:00Z">
                <w:pPr>
                  <w:jc w:val="center"/>
                </w:pPr>
              </w:pPrChange>
            </w:pPr>
            <w:del w:id="1799" w:author="永涛 彭" w:date="2026-04-12T12:31:00Z" w16du:dateUtc="2026-04-12T04:31:00Z">
              <w:r w:rsidDel="007C3209">
                <w:rPr>
                  <w:rFonts w:hint="eastAsia"/>
                </w:rPr>
                <w:delText>75.00</w:delText>
              </w:r>
            </w:del>
          </w:p>
        </w:tc>
        <w:tc>
          <w:tcPr>
            <w:tcW w:w="1296" w:type="dxa"/>
            <w:tcBorders>
              <w:top w:val="nil"/>
              <w:left w:val="nil"/>
              <w:bottom w:val="nil"/>
              <w:right w:val="nil"/>
            </w:tcBorders>
            <w:vAlign w:val="center"/>
          </w:tcPr>
          <w:p w14:paraId="7DBC90DC" w14:textId="373760E6" w:rsidR="00DA4276" w:rsidDel="007C3209" w:rsidRDefault="00000000" w:rsidP="007C3209">
            <w:pPr>
              <w:spacing w:beforeLines="50" w:before="156" w:line="300" w:lineRule="auto"/>
              <w:jc w:val="left"/>
              <w:rPr>
                <w:del w:id="1800" w:author="永涛 彭" w:date="2026-04-12T12:31:00Z" w16du:dateUtc="2026-04-12T04:31:00Z"/>
              </w:rPr>
              <w:pPrChange w:id="1801" w:author="永涛 彭" w:date="2026-04-12T12:31:00Z" w16du:dateUtc="2026-04-12T04:31:00Z">
                <w:pPr>
                  <w:jc w:val="center"/>
                </w:pPr>
              </w:pPrChange>
            </w:pPr>
            <w:del w:id="1802" w:author="永涛 彭" w:date="2026-04-12T12:31:00Z" w16du:dateUtc="2026-04-12T04:31:00Z">
              <w:r w:rsidDel="007C3209">
                <w:rPr>
                  <w:rFonts w:hint="eastAsia"/>
                </w:rPr>
                <w:delText>71.29</w:delText>
              </w:r>
            </w:del>
          </w:p>
        </w:tc>
        <w:tc>
          <w:tcPr>
            <w:tcW w:w="1588" w:type="dxa"/>
            <w:tcBorders>
              <w:top w:val="nil"/>
              <w:left w:val="nil"/>
              <w:bottom w:val="nil"/>
              <w:right w:val="nil"/>
            </w:tcBorders>
            <w:vAlign w:val="center"/>
          </w:tcPr>
          <w:p w14:paraId="67538D64" w14:textId="5A656720" w:rsidR="00DA4276" w:rsidDel="007C3209" w:rsidRDefault="00000000" w:rsidP="007C3209">
            <w:pPr>
              <w:spacing w:beforeLines="50" w:before="156" w:line="300" w:lineRule="auto"/>
              <w:jc w:val="left"/>
              <w:rPr>
                <w:del w:id="1803" w:author="永涛 彭" w:date="2026-04-12T12:31:00Z" w16du:dateUtc="2026-04-12T04:31:00Z"/>
              </w:rPr>
              <w:pPrChange w:id="1804" w:author="永涛 彭" w:date="2026-04-12T12:31:00Z" w16du:dateUtc="2026-04-12T04:31:00Z">
                <w:pPr>
                  <w:jc w:val="center"/>
                </w:pPr>
              </w:pPrChange>
            </w:pPr>
            <w:del w:id="1805" w:author="永涛 彭" w:date="2026-04-12T12:31:00Z" w16du:dateUtc="2026-04-12T04:31:00Z">
              <w:r w:rsidDel="007C3209">
                <w:rPr>
                  <w:rFonts w:hint="eastAsia"/>
                </w:rPr>
                <w:delText>83.30</w:delText>
              </w:r>
            </w:del>
          </w:p>
        </w:tc>
        <w:tc>
          <w:tcPr>
            <w:tcW w:w="1151" w:type="dxa"/>
            <w:tcBorders>
              <w:top w:val="nil"/>
              <w:left w:val="nil"/>
              <w:bottom w:val="nil"/>
              <w:right w:val="nil"/>
            </w:tcBorders>
            <w:vAlign w:val="center"/>
          </w:tcPr>
          <w:p w14:paraId="6325ECFA" w14:textId="40B99F5E" w:rsidR="00DA4276" w:rsidDel="007C3209" w:rsidRDefault="00000000" w:rsidP="007C3209">
            <w:pPr>
              <w:spacing w:beforeLines="50" w:before="156" w:line="300" w:lineRule="auto"/>
              <w:jc w:val="left"/>
              <w:rPr>
                <w:del w:id="1806" w:author="永涛 彭" w:date="2026-04-12T12:31:00Z" w16du:dateUtc="2026-04-12T04:31:00Z"/>
              </w:rPr>
              <w:pPrChange w:id="1807" w:author="永涛 彭" w:date="2026-04-12T12:31:00Z" w16du:dateUtc="2026-04-12T04:31:00Z">
                <w:pPr>
                  <w:jc w:val="center"/>
                </w:pPr>
              </w:pPrChange>
            </w:pPr>
            <w:del w:id="1808" w:author="永涛 彭" w:date="2026-04-12T12:31:00Z" w16du:dateUtc="2026-04-12T04:31:00Z">
              <w:r w:rsidDel="007C3209">
                <w:rPr>
                  <w:rFonts w:hint="eastAsia"/>
                </w:rPr>
                <w:delText>84.21</w:delText>
              </w:r>
            </w:del>
          </w:p>
        </w:tc>
      </w:tr>
      <w:tr w:rsidR="00DA4276" w:rsidDel="007C3209" w14:paraId="4BE9F18B" w14:textId="6BAB0AF3">
        <w:trPr>
          <w:trHeight w:val="321"/>
          <w:del w:id="1809" w:author="永涛 彭" w:date="2026-04-12T12:31:00Z" w16du:dateUtc="2026-04-12T04:31:00Z"/>
        </w:trPr>
        <w:tc>
          <w:tcPr>
            <w:tcW w:w="1156" w:type="dxa"/>
            <w:tcBorders>
              <w:top w:val="nil"/>
              <w:left w:val="nil"/>
              <w:bottom w:val="nil"/>
              <w:right w:val="nil"/>
            </w:tcBorders>
            <w:vAlign w:val="center"/>
          </w:tcPr>
          <w:p w14:paraId="4CBF128A" w14:textId="458CBE02" w:rsidR="00DA4276" w:rsidDel="007C3209" w:rsidRDefault="00000000" w:rsidP="007C3209">
            <w:pPr>
              <w:spacing w:beforeLines="50" w:before="156" w:line="300" w:lineRule="auto"/>
              <w:jc w:val="left"/>
              <w:rPr>
                <w:del w:id="1810" w:author="永涛 彭" w:date="2026-04-12T12:31:00Z" w16du:dateUtc="2026-04-12T04:31:00Z"/>
              </w:rPr>
              <w:pPrChange w:id="1811" w:author="永涛 彭" w:date="2026-04-12T12:31:00Z" w16du:dateUtc="2026-04-12T04:31:00Z">
                <w:pPr>
                  <w:jc w:val="center"/>
                </w:pPr>
              </w:pPrChange>
            </w:pPr>
            <w:del w:id="1812" w:author="永涛 彭" w:date="2026-04-12T12:31:00Z" w16du:dateUtc="2026-04-12T04:31:00Z">
              <w:r w:rsidDel="007C3209">
                <w:rPr>
                  <w:rFonts w:hint="eastAsia"/>
                </w:rPr>
                <w:delText>ours</w:delText>
              </w:r>
            </w:del>
          </w:p>
        </w:tc>
        <w:tc>
          <w:tcPr>
            <w:tcW w:w="1531" w:type="dxa"/>
            <w:tcBorders>
              <w:top w:val="nil"/>
              <w:left w:val="nil"/>
              <w:bottom w:val="nil"/>
              <w:right w:val="nil"/>
            </w:tcBorders>
            <w:vAlign w:val="center"/>
          </w:tcPr>
          <w:p w14:paraId="099EA65C" w14:textId="27ADCFDA" w:rsidR="00DA4276" w:rsidDel="007C3209" w:rsidRDefault="00000000" w:rsidP="007C3209">
            <w:pPr>
              <w:spacing w:beforeLines="50" w:before="156" w:line="300" w:lineRule="auto"/>
              <w:jc w:val="left"/>
              <w:rPr>
                <w:del w:id="1813" w:author="永涛 彭" w:date="2026-04-12T12:31:00Z" w16du:dateUtc="2026-04-12T04:31:00Z"/>
              </w:rPr>
              <w:pPrChange w:id="1814" w:author="永涛 彭" w:date="2026-04-12T12:31:00Z" w16du:dateUtc="2026-04-12T04:31:00Z">
                <w:pPr>
                  <w:jc w:val="center"/>
                </w:pPr>
              </w:pPrChange>
            </w:pPr>
            <w:del w:id="1815" w:author="永涛 彭" w:date="2026-04-12T12:31:00Z" w16du:dateUtc="2026-04-12T04:31:00Z">
              <w:r w:rsidDel="007C3209">
                <w:rPr>
                  <w:rFonts w:hint="eastAsia"/>
                </w:rPr>
                <w:delText>LLM+GIN</w:delText>
              </w:r>
            </w:del>
          </w:p>
        </w:tc>
        <w:tc>
          <w:tcPr>
            <w:tcW w:w="1394" w:type="dxa"/>
            <w:tcBorders>
              <w:top w:val="nil"/>
              <w:left w:val="nil"/>
              <w:bottom w:val="nil"/>
              <w:right w:val="nil"/>
            </w:tcBorders>
            <w:vAlign w:val="center"/>
          </w:tcPr>
          <w:p w14:paraId="31733E4A" w14:textId="222236AD" w:rsidR="00DA4276" w:rsidDel="007C3209" w:rsidRDefault="00000000" w:rsidP="007C3209">
            <w:pPr>
              <w:spacing w:beforeLines="50" w:before="156" w:line="300" w:lineRule="auto"/>
              <w:jc w:val="left"/>
              <w:rPr>
                <w:del w:id="1816" w:author="永涛 彭" w:date="2026-04-12T12:31:00Z" w16du:dateUtc="2026-04-12T04:31:00Z"/>
              </w:rPr>
              <w:pPrChange w:id="1817" w:author="永涛 彭" w:date="2026-04-12T12:31:00Z" w16du:dateUtc="2026-04-12T04:31:00Z">
                <w:pPr>
                  <w:jc w:val="center"/>
                </w:pPr>
              </w:pPrChange>
            </w:pPr>
            <w:del w:id="1818" w:author="永涛 彭" w:date="2026-04-12T12:31:00Z" w16du:dateUtc="2026-04-12T04:31:00Z">
              <w:r w:rsidDel="007C3209">
                <w:rPr>
                  <w:rFonts w:hint="eastAsia"/>
                </w:rPr>
                <w:delText>68</w:delText>
              </w:r>
            </w:del>
          </w:p>
        </w:tc>
        <w:tc>
          <w:tcPr>
            <w:tcW w:w="1296" w:type="dxa"/>
            <w:tcBorders>
              <w:top w:val="nil"/>
              <w:left w:val="nil"/>
              <w:bottom w:val="nil"/>
              <w:right w:val="nil"/>
            </w:tcBorders>
            <w:vAlign w:val="center"/>
          </w:tcPr>
          <w:p w14:paraId="1331A269" w14:textId="0C5C8AAC" w:rsidR="00DA4276" w:rsidDel="007C3209" w:rsidRDefault="00000000" w:rsidP="007C3209">
            <w:pPr>
              <w:spacing w:beforeLines="50" w:before="156" w:line="300" w:lineRule="auto"/>
              <w:jc w:val="left"/>
              <w:rPr>
                <w:del w:id="1819" w:author="永涛 彭" w:date="2026-04-12T12:31:00Z" w16du:dateUtc="2026-04-12T04:31:00Z"/>
              </w:rPr>
              <w:pPrChange w:id="1820" w:author="永涛 彭" w:date="2026-04-12T12:31:00Z" w16du:dateUtc="2026-04-12T04:31:00Z">
                <w:pPr>
                  <w:jc w:val="center"/>
                </w:pPr>
              </w:pPrChange>
            </w:pPr>
            <w:del w:id="1821" w:author="永涛 彭" w:date="2026-04-12T12:31:00Z" w16du:dateUtc="2026-04-12T04:31:00Z">
              <w:r w:rsidDel="007C3209">
                <w:rPr>
                  <w:rFonts w:hint="eastAsia"/>
                </w:rPr>
                <w:delText>63.06</w:delText>
              </w:r>
            </w:del>
          </w:p>
        </w:tc>
        <w:tc>
          <w:tcPr>
            <w:tcW w:w="1588" w:type="dxa"/>
            <w:tcBorders>
              <w:top w:val="nil"/>
              <w:left w:val="nil"/>
              <w:bottom w:val="nil"/>
              <w:right w:val="nil"/>
            </w:tcBorders>
            <w:vAlign w:val="center"/>
          </w:tcPr>
          <w:p w14:paraId="33DC938B" w14:textId="2CB166C3" w:rsidR="00DA4276" w:rsidDel="007C3209" w:rsidRDefault="00000000" w:rsidP="007C3209">
            <w:pPr>
              <w:spacing w:beforeLines="50" w:before="156" w:line="300" w:lineRule="auto"/>
              <w:jc w:val="left"/>
              <w:rPr>
                <w:del w:id="1822" w:author="永涛 彭" w:date="2026-04-12T12:31:00Z" w16du:dateUtc="2026-04-12T04:31:00Z"/>
              </w:rPr>
              <w:pPrChange w:id="1823" w:author="永涛 彭" w:date="2026-04-12T12:31:00Z" w16du:dateUtc="2026-04-12T04:31:00Z">
                <w:pPr>
                  <w:jc w:val="center"/>
                </w:pPr>
              </w:pPrChange>
            </w:pPr>
            <w:del w:id="1824" w:author="永涛 彭" w:date="2026-04-12T12:31:00Z" w16du:dateUtc="2026-04-12T04:31:00Z">
              <w:r w:rsidDel="007C3209">
                <w:rPr>
                  <w:rFonts w:hint="eastAsia"/>
                </w:rPr>
                <w:delText>78.2</w:delText>
              </w:r>
            </w:del>
          </w:p>
        </w:tc>
        <w:tc>
          <w:tcPr>
            <w:tcW w:w="1151" w:type="dxa"/>
            <w:tcBorders>
              <w:top w:val="nil"/>
              <w:left w:val="nil"/>
              <w:bottom w:val="nil"/>
              <w:right w:val="nil"/>
            </w:tcBorders>
            <w:vAlign w:val="center"/>
          </w:tcPr>
          <w:p w14:paraId="4B7ED94A" w14:textId="5FB2DBE7" w:rsidR="00DA4276" w:rsidDel="007C3209" w:rsidRDefault="00000000" w:rsidP="007C3209">
            <w:pPr>
              <w:spacing w:beforeLines="50" w:before="156" w:line="300" w:lineRule="auto"/>
              <w:jc w:val="left"/>
              <w:rPr>
                <w:del w:id="1825" w:author="永涛 彭" w:date="2026-04-12T12:31:00Z" w16du:dateUtc="2026-04-12T04:31:00Z"/>
              </w:rPr>
              <w:pPrChange w:id="1826" w:author="永涛 彭" w:date="2026-04-12T12:31:00Z" w16du:dateUtc="2026-04-12T04:31:00Z">
                <w:pPr>
                  <w:jc w:val="center"/>
                </w:pPr>
              </w:pPrChange>
            </w:pPr>
            <w:del w:id="1827" w:author="永涛 彭" w:date="2026-04-12T12:31:00Z" w16du:dateUtc="2026-04-12T04:31:00Z">
              <w:r w:rsidDel="007C3209">
                <w:rPr>
                  <w:rFonts w:hint="eastAsia"/>
                </w:rPr>
                <w:delText>78.2</w:delText>
              </w:r>
            </w:del>
          </w:p>
        </w:tc>
      </w:tr>
      <w:tr w:rsidR="00DA4276" w:rsidDel="007C3209" w14:paraId="0605D459" w14:textId="46E78AD2">
        <w:trPr>
          <w:trHeight w:val="321"/>
          <w:del w:id="1828" w:author="永涛 彭" w:date="2026-04-12T12:31:00Z" w16du:dateUtc="2026-04-12T04:31:00Z"/>
        </w:trPr>
        <w:tc>
          <w:tcPr>
            <w:tcW w:w="1156" w:type="dxa"/>
            <w:tcBorders>
              <w:top w:val="nil"/>
              <w:left w:val="nil"/>
              <w:right w:val="nil"/>
            </w:tcBorders>
            <w:vAlign w:val="center"/>
          </w:tcPr>
          <w:p w14:paraId="6076499F" w14:textId="173F3F39" w:rsidR="00DA4276" w:rsidDel="007C3209" w:rsidRDefault="00000000" w:rsidP="007C3209">
            <w:pPr>
              <w:spacing w:beforeLines="50" w:before="156" w:line="300" w:lineRule="auto"/>
              <w:jc w:val="left"/>
              <w:rPr>
                <w:del w:id="1829" w:author="永涛 彭" w:date="2026-04-12T12:31:00Z" w16du:dateUtc="2026-04-12T04:31:00Z"/>
              </w:rPr>
              <w:pPrChange w:id="1830" w:author="永涛 彭" w:date="2026-04-12T12:31:00Z" w16du:dateUtc="2026-04-12T04:31:00Z">
                <w:pPr>
                  <w:jc w:val="center"/>
                </w:pPr>
              </w:pPrChange>
            </w:pPr>
            <w:del w:id="1831" w:author="永涛 彭" w:date="2026-04-12T12:31:00Z" w16du:dateUtc="2026-04-12T04:31:00Z">
              <w:r w:rsidDel="007C3209">
                <w:rPr>
                  <w:rFonts w:hint="eastAsia"/>
                </w:rPr>
                <w:delText>ours</w:delText>
              </w:r>
            </w:del>
          </w:p>
        </w:tc>
        <w:tc>
          <w:tcPr>
            <w:tcW w:w="1531" w:type="dxa"/>
            <w:tcBorders>
              <w:top w:val="nil"/>
              <w:left w:val="nil"/>
              <w:right w:val="nil"/>
            </w:tcBorders>
            <w:vAlign w:val="center"/>
          </w:tcPr>
          <w:p w14:paraId="34F34D20" w14:textId="0FA8D187" w:rsidR="00DA4276" w:rsidDel="007C3209" w:rsidRDefault="00000000" w:rsidP="007C3209">
            <w:pPr>
              <w:spacing w:beforeLines="50" w:before="156" w:line="300" w:lineRule="auto"/>
              <w:jc w:val="left"/>
              <w:rPr>
                <w:del w:id="1832" w:author="永涛 彭" w:date="2026-04-12T12:31:00Z" w16du:dateUtc="2026-04-12T04:31:00Z"/>
              </w:rPr>
              <w:pPrChange w:id="1833" w:author="永涛 彭" w:date="2026-04-12T12:31:00Z" w16du:dateUtc="2026-04-12T04:31:00Z">
                <w:pPr>
                  <w:jc w:val="center"/>
                </w:pPr>
              </w:pPrChange>
            </w:pPr>
            <w:del w:id="1834" w:author="永涛 彭" w:date="2026-04-12T12:31:00Z" w16du:dateUtc="2026-04-12T04:31:00Z">
              <w:r w:rsidDel="007C3209">
                <w:rPr>
                  <w:rFonts w:hint="eastAsia"/>
                </w:rPr>
                <w:delText>LLM+GAT2v</w:delText>
              </w:r>
            </w:del>
          </w:p>
        </w:tc>
        <w:tc>
          <w:tcPr>
            <w:tcW w:w="1394" w:type="dxa"/>
            <w:tcBorders>
              <w:top w:val="nil"/>
              <w:left w:val="nil"/>
              <w:right w:val="nil"/>
            </w:tcBorders>
            <w:vAlign w:val="center"/>
          </w:tcPr>
          <w:p w14:paraId="74E2A1D5" w14:textId="399CE873" w:rsidR="00DA4276" w:rsidDel="007C3209" w:rsidRDefault="00000000" w:rsidP="007C3209">
            <w:pPr>
              <w:spacing w:beforeLines="50" w:before="156" w:line="300" w:lineRule="auto"/>
              <w:jc w:val="left"/>
              <w:rPr>
                <w:del w:id="1835" w:author="永涛 彭" w:date="2026-04-12T12:31:00Z" w16du:dateUtc="2026-04-12T04:31:00Z"/>
              </w:rPr>
              <w:pPrChange w:id="1836" w:author="永涛 彭" w:date="2026-04-12T12:31:00Z" w16du:dateUtc="2026-04-12T04:31:00Z">
                <w:pPr>
                  <w:jc w:val="center"/>
                </w:pPr>
              </w:pPrChange>
            </w:pPr>
            <w:del w:id="1837" w:author="永涛 彭" w:date="2026-04-12T12:31:00Z" w16du:dateUtc="2026-04-12T04:31:00Z">
              <w:r w:rsidDel="007C3209">
                <w:rPr>
                  <w:rFonts w:hint="eastAsia"/>
                </w:rPr>
                <w:delText>85.0</w:delText>
              </w:r>
            </w:del>
          </w:p>
        </w:tc>
        <w:tc>
          <w:tcPr>
            <w:tcW w:w="1296" w:type="dxa"/>
            <w:tcBorders>
              <w:top w:val="nil"/>
              <w:left w:val="nil"/>
              <w:right w:val="nil"/>
            </w:tcBorders>
            <w:vAlign w:val="center"/>
          </w:tcPr>
          <w:p w14:paraId="35676715" w14:textId="1787C9A0" w:rsidR="00DA4276" w:rsidDel="007C3209" w:rsidRDefault="00000000" w:rsidP="007C3209">
            <w:pPr>
              <w:spacing w:beforeLines="50" w:before="156" w:line="300" w:lineRule="auto"/>
              <w:jc w:val="left"/>
              <w:rPr>
                <w:del w:id="1838" w:author="永涛 彭" w:date="2026-04-12T12:31:00Z" w16du:dateUtc="2026-04-12T04:31:00Z"/>
              </w:rPr>
              <w:pPrChange w:id="1839" w:author="永涛 彭" w:date="2026-04-12T12:31:00Z" w16du:dateUtc="2026-04-12T04:31:00Z">
                <w:pPr>
                  <w:jc w:val="center"/>
                </w:pPr>
              </w:pPrChange>
            </w:pPr>
            <w:del w:id="1840" w:author="永涛 彭" w:date="2026-04-12T12:31:00Z" w16du:dateUtc="2026-04-12T04:31:00Z">
              <w:r w:rsidDel="007C3209">
                <w:rPr>
                  <w:rFonts w:hint="eastAsia"/>
                </w:rPr>
                <w:delText>85.0</w:delText>
              </w:r>
            </w:del>
          </w:p>
        </w:tc>
        <w:tc>
          <w:tcPr>
            <w:tcW w:w="1588" w:type="dxa"/>
            <w:tcBorders>
              <w:top w:val="nil"/>
              <w:left w:val="nil"/>
              <w:right w:val="nil"/>
            </w:tcBorders>
            <w:vAlign w:val="center"/>
          </w:tcPr>
          <w:p w14:paraId="5AEA7076" w14:textId="1ABEBD41" w:rsidR="00DA4276" w:rsidDel="007C3209" w:rsidRDefault="00000000" w:rsidP="007C3209">
            <w:pPr>
              <w:spacing w:beforeLines="50" w:before="156" w:line="300" w:lineRule="auto"/>
              <w:jc w:val="left"/>
              <w:rPr>
                <w:del w:id="1841" w:author="永涛 彭" w:date="2026-04-12T12:31:00Z" w16du:dateUtc="2026-04-12T04:31:00Z"/>
              </w:rPr>
              <w:pPrChange w:id="1842" w:author="永涛 彭" w:date="2026-04-12T12:31:00Z" w16du:dateUtc="2026-04-12T04:31:00Z">
                <w:pPr>
                  <w:jc w:val="center"/>
                </w:pPr>
              </w:pPrChange>
            </w:pPr>
            <w:del w:id="1843" w:author="永涛 彭" w:date="2026-04-12T12:31:00Z" w16du:dateUtc="2026-04-12T04:31:00Z">
              <w:r w:rsidDel="007C3209">
                <w:rPr>
                  <w:rFonts w:hint="eastAsia"/>
                </w:rPr>
                <w:delText>90</w:delText>
              </w:r>
            </w:del>
          </w:p>
        </w:tc>
        <w:tc>
          <w:tcPr>
            <w:tcW w:w="1151" w:type="dxa"/>
            <w:tcBorders>
              <w:top w:val="nil"/>
              <w:left w:val="nil"/>
              <w:right w:val="nil"/>
            </w:tcBorders>
            <w:vAlign w:val="center"/>
          </w:tcPr>
          <w:p w14:paraId="6EE944EB" w14:textId="1F818567" w:rsidR="00DA4276" w:rsidDel="007C3209" w:rsidRDefault="00000000" w:rsidP="007C3209">
            <w:pPr>
              <w:spacing w:beforeLines="50" w:before="156" w:line="300" w:lineRule="auto"/>
              <w:jc w:val="left"/>
              <w:rPr>
                <w:del w:id="1844" w:author="永涛 彭" w:date="2026-04-12T12:31:00Z" w16du:dateUtc="2026-04-12T04:31:00Z"/>
              </w:rPr>
              <w:pPrChange w:id="1845" w:author="永涛 彭" w:date="2026-04-12T12:31:00Z" w16du:dateUtc="2026-04-12T04:31:00Z">
                <w:pPr>
                  <w:jc w:val="center"/>
                </w:pPr>
              </w:pPrChange>
            </w:pPr>
            <w:del w:id="1846" w:author="永涛 彭" w:date="2026-04-12T12:31:00Z" w16du:dateUtc="2026-04-12T04:31:00Z">
              <w:r w:rsidDel="007C3209">
                <w:rPr>
                  <w:rFonts w:hint="eastAsia"/>
                </w:rPr>
                <w:delText>90</w:delText>
              </w:r>
            </w:del>
          </w:p>
        </w:tc>
      </w:tr>
    </w:tbl>
    <w:p w14:paraId="28B0203E" w14:textId="23242F38" w:rsidR="00DA4276" w:rsidDel="007C3209" w:rsidRDefault="00000000" w:rsidP="007C3209">
      <w:pPr>
        <w:adjustRightInd w:val="0"/>
        <w:spacing w:beforeLines="50" w:before="156" w:line="300" w:lineRule="auto"/>
        <w:jc w:val="left"/>
        <w:rPr>
          <w:del w:id="1847" w:author="永涛 彭" w:date="2026-04-12T12:31:00Z" w16du:dateUtc="2026-04-12T04:31:00Z"/>
          <w:rFonts w:ascii="楷体" w:eastAsia="楷体" w:hAnsi="楷体" w:hint="eastAsia"/>
          <w:szCs w:val="21"/>
        </w:rPr>
        <w:pPrChange w:id="1848" w:author="永涛 彭" w:date="2026-04-12T12:31:00Z" w16du:dateUtc="2026-04-12T04:31:00Z">
          <w:pPr>
            <w:adjustRightInd w:val="0"/>
            <w:spacing w:beforeLines="50" w:before="156" w:line="300" w:lineRule="auto"/>
          </w:pPr>
        </w:pPrChange>
      </w:pPr>
      <w:del w:id="1849" w:author="永涛 彭" w:date="2026-04-12T12:31:00Z" w16du:dateUtc="2026-04-12T04:31:00Z">
        <w:r w:rsidDel="007C3209">
          <w:rPr>
            <w:rFonts w:ascii="楷体" w:eastAsia="楷体" w:hAnsi="楷体" w:hint="eastAsia"/>
            <w:szCs w:val="21"/>
          </w:rPr>
          <w:delText>背景技术</w:delText>
        </w:r>
      </w:del>
    </w:p>
    <w:p w14:paraId="07D1B010" w14:textId="1DCCF65E" w:rsidR="00DA4276" w:rsidDel="007C3209" w:rsidRDefault="00000000" w:rsidP="007C3209">
      <w:pPr>
        <w:adjustRightInd w:val="0"/>
        <w:spacing w:beforeLines="50" w:before="156" w:line="300" w:lineRule="auto"/>
        <w:ind w:firstLine="420"/>
        <w:jc w:val="left"/>
        <w:rPr>
          <w:del w:id="1850" w:author="永涛 彭" w:date="2026-04-12T12:31:00Z" w16du:dateUtc="2026-04-12T04:31:00Z"/>
          <w:rFonts w:ascii="楷体" w:eastAsia="楷体" w:hAnsi="楷体" w:hint="eastAsia"/>
          <w:szCs w:val="21"/>
        </w:rPr>
        <w:pPrChange w:id="1851" w:author="永涛 彭" w:date="2026-04-12T12:31:00Z" w16du:dateUtc="2026-04-12T04:31:00Z">
          <w:pPr>
            <w:adjustRightInd w:val="0"/>
            <w:ind w:firstLine="420"/>
          </w:pPr>
        </w:pPrChange>
      </w:pPr>
      <w:del w:id="1852" w:author="永涛 彭" w:date="2026-04-12T12:31:00Z" w16du:dateUtc="2026-04-12T04:31:00Z">
        <w:r w:rsidDel="007C3209">
          <w:rPr>
            <w:rFonts w:ascii="楷体" w:eastAsia="楷体" w:hAnsi="楷体" w:hint="eastAsia"/>
            <w:szCs w:val="21"/>
          </w:rPr>
          <w:delText>互联网的快速扩张使全球连接成为可能，Facebook、Instagram 和 Twitter 等平台促进了无论身在何处的通信 。这些平台为低用户快速有效地与广大受众分享信息、想法和观点，这改变了人们在日常生活中获取信息的方式。今天，与传统媒体相比，许多人更喜欢在线资源和社交网络进行交流、娱乐和新闻然而，这些平台上信息的可靠性往往是不确定的 ，由于社交媒体的速度、可访问性和低成本，导致假新闻的增加 。研究表明，假新闻比真新闻传播得更快、更广 。例如，50% 的 Facebook 流量涉及假新闻推荐，而来自知名来源的流量为 20%。假新闻的传播可能会产生有害影响，例如影响选民在选举期间的看法  或导致股市波动 。区分真实和虚假新闻的挑战加剧了这些影响，因此制定自动检测和防止假新闻传播的策略变得至关重要。</w:delText>
        </w:r>
      </w:del>
    </w:p>
    <w:p w14:paraId="125BF882" w14:textId="7CC65351" w:rsidR="00DA4276" w:rsidDel="007C3209" w:rsidRDefault="00000000" w:rsidP="007C3209">
      <w:pPr>
        <w:adjustRightInd w:val="0"/>
        <w:spacing w:beforeLines="50" w:before="156" w:line="300" w:lineRule="auto"/>
        <w:ind w:firstLine="420"/>
        <w:jc w:val="left"/>
        <w:rPr>
          <w:del w:id="1853" w:author="永涛 彭" w:date="2026-04-12T12:31:00Z" w16du:dateUtc="2026-04-12T04:31:00Z"/>
          <w:rFonts w:ascii="楷体" w:eastAsia="楷体" w:hAnsi="楷体" w:hint="eastAsia"/>
          <w:szCs w:val="21"/>
        </w:rPr>
        <w:pPrChange w:id="1854" w:author="永涛 彭" w:date="2026-04-12T12:31:00Z" w16du:dateUtc="2026-04-12T04:31:00Z">
          <w:pPr>
            <w:adjustRightInd w:val="0"/>
            <w:ind w:firstLine="420"/>
          </w:pPr>
        </w:pPrChange>
      </w:pPr>
      <w:del w:id="1855" w:author="永涛 彭" w:date="2026-04-12T12:31:00Z" w16du:dateUtc="2026-04-12T04:31:00Z">
        <w:r w:rsidDel="007C3209">
          <w:rPr>
            <w:rFonts w:ascii="楷体" w:eastAsia="楷体" w:hAnsi="楷体" w:hint="eastAsia"/>
            <w:szCs w:val="21"/>
          </w:rPr>
          <w:delText>关于一家航空公司破产的虚假报告导致其股票价值暴跌 76%，对其声誉和市场表现产生不利影响（Carvalho 等人，2011 年）。2016 年美国总统大选见证了假新闻在社交媒体上的广泛分享，支持特朗普和支持克林顿的故事都被广泛传播（Allcott 和 Gentzkow 2017）。自然灾害也是旨在制造恐慌和混乱的虚假故事的沃土，例如 2011 年的日本地震（Takayasu 等人，2015 年）和 2012 年的飓风桑迪（Gupta 等人，2013 年）。这些例子表明，虚假信息的传播可能会产生重大后果，影响金融市场、政治事件、公共安全和许多其他领域。因此，在虚假信息广泛传播之前及时识别和打击虚假信息至关重要。。</w:delText>
        </w:r>
      </w:del>
    </w:p>
    <w:p w14:paraId="6D594A85" w14:textId="7E73F470" w:rsidR="00DA4276" w:rsidDel="007C3209" w:rsidRDefault="00000000" w:rsidP="007C3209">
      <w:pPr>
        <w:adjustRightInd w:val="0"/>
        <w:spacing w:beforeLines="50" w:before="156" w:line="300" w:lineRule="auto"/>
        <w:ind w:firstLine="420"/>
        <w:jc w:val="left"/>
        <w:rPr>
          <w:del w:id="1856" w:author="永涛 彭" w:date="2026-04-12T12:31:00Z" w16du:dateUtc="2026-04-12T04:31:00Z"/>
          <w:rFonts w:ascii="楷体" w:eastAsia="楷体" w:hAnsi="楷体" w:hint="eastAsia"/>
          <w:szCs w:val="21"/>
        </w:rPr>
        <w:pPrChange w:id="1857" w:author="永涛 彭" w:date="2026-04-12T12:31:00Z" w16du:dateUtc="2026-04-12T04:31:00Z">
          <w:pPr>
            <w:adjustRightInd w:val="0"/>
            <w:ind w:firstLine="420"/>
          </w:pPr>
        </w:pPrChange>
      </w:pPr>
      <w:del w:id="1858" w:author="永涛 彭" w:date="2026-04-12T12:31:00Z" w16du:dateUtc="2026-04-12T04:31:00Z">
        <w:r w:rsidDel="007C3209">
          <w:rPr>
            <w:rFonts w:ascii="楷体" w:eastAsia="楷体" w:hAnsi="楷体" w:hint="eastAsia"/>
            <w:szCs w:val="21"/>
          </w:rPr>
          <w:delText>虚假信息检测方法可以分为以下三大类：</w:delText>
        </w:r>
      </w:del>
    </w:p>
    <w:p w14:paraId="158CD278" w14:textId="4DC2FC79" w:rsidR="00DA4276" w:rsidDel="007C3209" w:rsidRDefault="00000000" w:rsidP="007C3209">
      <w:pPr>
        <w:numPr>
          <w:ilvl w:val="0"/>
          <w:numId w:val="19"/>
        </w:numPr>
        <w:adjustRightInd w:val="0"/>
        <w:spacing w:beforeLines="50" w:before="156" w:line="300" w:lineRule="auto"/>
        <w:ind w:firstLine="420"/>
        <w:jc w:val="left"/>
        <w:rPr>
          <w:del w:id="1859" w:author="永涛 彭" w:date="2026-04-12T12:31:00Z" w16du:dateUtc="2026-04-12T04:31:00Z"/>
          <w:rFonts w:ascii="楷体" w:eastAsia="楷体" w:hAnsi="楷体" w:hint="eastAsia"/>
          <w:szCs w:val="21"/>
        </w:rPr>
        <w:pPrChange w:id="1860" w:author="永涛 彭" w:date="2026-04-12T12:31:00Z" w16du:dateUtc="2026-04-12T04:31:00Z">
          <w:pPr>
            <w:numPr>
              <w:numId w:val="19"/>
            </w:numPr>
            <w:adjustRightInd w:val="0"/>
            <w:ind w:firstLine="420"/>
          </w:pPr>
        </w:pPrChange>
      </w:pPr>
      <w:del w:id="1861" w:author="永涛 彭" w:date="2026-04-12T12:31:00Z" w16du:dateUtc="2026-04-12T04:31:00Z">
        <w:r w:rsidDel="007C3209">
          <w:rPr>
            <w:rFonts w:ascii="楷体" w:eastAsia="楷体" w:hAnsi="楷体" w:hint="eastAsia"/>
            <w:szCs w:val="21"/>
          </w:rPr>
          <w:delText>基于知识的方法</w:delText>
        </w:r>
      </w:del>
    </w:p>
    <w:p w14:paraId="56730CB3" w14:textId="42303829" w:rsidR="00DA4276" w:rsidDel="007C3209" w:rsidRDefault="00000000" w:rsidP="007C3209">
      <w:pPr>
        <w:adjustRightInd w:val="0"/>
        <w:spacing w:beforeLines="50" w:before="156" w:line="300" w:lineRule="auto"/>
        <w:ind w:firstLine="420"/>
        <w:jc w:val="left"/>
        <w:rPr>
          <w:del w:id="1862" w:author="永涛 彭" w:date="2026-04-12T12:31:00Z" w16du:dateUtc="2026-04-12T04:31:00Z"/>
          <w:rFonts w:ascii="楷体" w:eastAsia="楷体" w:hAnsi="楷体" w:hint="eastAsia"/>
          <w:szCs w:val="21"/>
        </w:rPr>
        <w:pPrChange w:id="1863" w:author="永涛 彭" w:date="2026-04-12T12:31:00Z" w16du:dateUtc="2026-04-12T04:31:00Z">
          <w:pPr>
            <w:adjustRightInd w:val="0"/>
            <w:ind w:firstLine="420"/>
          </w:pPr>
        </w:pPrChange>
      </w:pPr>
      <w:del w:id="1864" w:author="永涛 彭" w:date="2026-04-12T12:31:00Z" w16du:dateUtc="2026-04-12T04:31:00Z">
        <w:r w:rsidDel="007C3209">
          <w:rPr>
            <w:rFonts w:ascii="楷体" w:eastAsia="楷体" w:hAnsi="楷体" w:hint="eastAsia"/>
            <w:szCs w:val="21"/>
          </w:rPr>
          <w:delText>虚假信息的发布者经常试图通过社交网络上的帖子来散布虚假声明。因此，最简单的方法之一涉及识别、验证和事实核查这些帖子中的说法。基于知识的方法依靠外部来源来验证声明的真实性，并为每条内容分配一个真实值（Shu et al. 2017）。这些方法采用各种验证源进行验证，可以手动、半自动和自动执行。手动方法依靠来自不同专业领域的专家来验证声明。在半自动方法中，crowd 的智慧被用来检测虚假信息。在这些方法中，个人可以对内容进行注释。然后，通过汇总和分析这些注释，生成对内容真实性的整体评估。例如，Fiskkit1 网站允许用户参与讨论并注释新闻文章的真实性。Automaticmethods 通过自动提取基于内容的特征并采用机器学习算法对内容进行分类来执行检测过程。其中一些方法利用各种来源，例如网络（例如维基百科）和知识边缘图表，来确定内容的准确性（Shu 等人，2017 年）。使用知识图谱进行自动事实核查是一个蓬勃发展的研究领域。如果成功完全实施，使用知识图谱的自动事实核查可以作为由专家进行的费力且昂贵的手动事实核查任务的宝贵替代品（Shu 等人，2020 年）。Ciampaglia 等人（2015 年）、Shiand Weninger （2016 年）、You 等人（2014 年）、Wang 等人（2020 年）、Groza （2023 年）采用基于知识的方法来检测虚假信息。基于风格的方法：与基于知识的方法类似，基于风格的方法也植根于内容分析。然而，虽然基于知识的方法侧重于评估信息的准确性，但基于风格的方法也可以评估信息传播背后的意图。换句话说，这些方法可以确定虚假信息的传播是否旨在欺骗和误导观众（周 和 Zafarani 2020）。在虚假信息中，经常采用独特的写作风格来吸引和说服广泛的受众，这与真实信息中使用的写作风格不同（Shu et al. 2017）。可以通过分析文本和视觉特征来确定书写风格。因此，基于风格的方法试图通过提取和分析这些特征来区分虚假信息和真实信息。写作风格可能因不同的领域和语言而异，也可能随着时间的推移而演变（周 和 Zafarani 2020）。利用写作风格来检测虚假信息的算法示例包括（Lesce 1990;Vrij 2005 年;Mihalcea 和 Strapparava 2009;Chen 等人，2015 年;Potthastet 等人，2017 年;Lim 2020;Himdi 等人，2022 年;周 et al. 2023）。</w:delText>
        </w:r>
      </w:del>
    </w:p>
    <w:p w14:paraId="16BB1755" w14:textId="19BE1594" w:rsidR="00DA4276" w:rsidDel="007C3209" w:rsidRDefault="00000000" w:rsidP="007C3209">
      <w:pPr>
        <w:numPr>
          <w:ilvl w:val="0"/>
          <w:numId w:val="19"/>
        </w:numPr>
        <w:adjustRightInd w:val="0"/>
        <w:spacing w:beforeLines="50" w:before="156" w:line="300" w:lineRule="auto"/>
        <w:ind w:firstLine="420"/>
        <w:jc w:val="left"/>
        <w:rPr>
          <w:del w:id="1865" w:author="永涛 彭" w:date="2026-04-12T12:31:00Z" w16du:dateUtc="2026-04-12T04:31:00Z"/>
          <w:rFonts w:ascii="楷体" w:eastAsia="楷体" w:hAnsi="楷体" w:hint="eastAsia"/>
          <w:szCs w:val="21"/>
        </w:rPr>
        <w:pPrChange w:id="1866" w:author="永涛 彭" w:date="2026-04-12T12:31:00Z" w16du:dateUtc="2026-04-12T04:31:00Z">
          <w:pPr>
            <w:numPr>
              <w:numId w:val="19"/>
            </w:numPr>
            <w:adjustRightInd w:val="0"/>
            <w:ind w:firstLine="420"/>
          </w:pPr>
        </w:pPrChange>
      </w:pPr>
      <w:del w:id="1867" w:author="永涛 彭" w:date="2026-04-12T12:31:00Z" w16du:dateUtc="2026-04-12T04:31:00Z">
        <w:r w:rsidDel="007C3209">
          <w:rPr>
            <w:rFonts w:ascii="楷体" w:eastAsia="楷体" w:hAnsi="楷体" w:hint="eastAsia"/>
            <w:szCs w:val="21"/>
          </w:rPr>
          <w:delText>基于上下文的方法</w:delText>
        </w:r>
      </w:del>
    </w:p>
    <w:p w14:paraId="227AC55D" w14:textId="4B3A9685" w:rsidR="00DA4276" w:rsidDel="007C3209" w:rsidRDefault="00000000" w:rsidP="007C3209">
      <w:pPr>
        <w:adjustRightInd w:val="0"/>
        <w:spacing w:beforeLines="50" w:before="156" w:line="300" w:lineRule="auto"/>
        <w:ind w:firstLine="420"/>
        <w:jc w:val="left"/>
        <w:rPr>
          <w:del w:id="1868" w:author="永涛 彭" w:date="2026-04-12T12:31:00Z" w16du:dateUtc="2026-04-12T04:31:00Z"/>
          <w:rFonts w:ascii="楷体" w:eastAsia="楷体" w:hAnsi="楷体" w:hint="eastAsia"/>
          <w:szCs w:val="21"/>
        </w:rPr>
        <w:pPrChange w:id="1869" w:author="永涛 彭" w:date="2026-04-12T12:31:00Z" w16du:dateUtc="2026-04-12T04:31:00Z">
          <w:pPr>
            <w:adjustRightInd w:val="0"/>
            <w:ind w:firstLine="420"/>
          </w:pPr>
        </w:pPrChange>
      </w:pPr>
      <w:del w:id="1870" w:author="永涛 彭" w:date="2026-04-12T12:31:00Z" w16du:dateUtc="2026-04-12T04:31:00Z">
        <w:r w:rsidDel="007C3209">
          <w:rPr>
            <w:rFonts w:ascii="楷体" w:eastAsia="楷体" w:hAnsi="楷体" w:hint="eastAsia"/>
            <w:szCs w:val="21"/>
          </w:rPr>
          <w:delText>在社交网络中，研究人员可以访问内容以外的其他来源，增强和加强他们的检测模型。用户在社交网络上对内容和传播模式的评论通常包含有价值且有洞察力的信息。基于上下文的方法利用用户的社交参与并提取各种信息以增强他们的检测能力。尽管与基于内容的方法相比，基于上下文的方法受到的关注较少，但研究表明，结合上下文信息可以有效地提高虚假信息检测模型的性能。一般来说，这些方法可以分为两类：基于立场的方法：在基于立场的方法中，利用用户的评论来评估内容的准确性。通过分析用户的意见，可以确定对内容的总体立场。用户的立场可以通过两种方式来确定：显式和隐式。显式立场是指感受和意见的直接表达，例如“喜欢”和“不喜欢”反应。隐式立场是使用自然语言处理方法从评论中提取的。这些方法旨在确定用户是否不同意、同意或对索赔或声明保持中立（Shu 等人，2017 年）。用户通过注册他们的评论来有效地表达他们对内容的情感。研究表明，与真实信息相比，虚假信息会在受众中引起不同的情绪反应。因此，分析用户的情绪可以有效地检测虚假信息。通常，虚假信息会引发用户感到恐惧、厌恶、惊讶等情绪，而真实信息会引发悲伤、期待、快乐和信任等情绪（Shu 等人，2020 年）。因此，用户的评论具有很强的影响力，即使无法访问内容本身，他们也可以提供有关内容的宝贵见解和一般观点（Sharma 等人，2019 年）。Qazvinian 等人（2011 年）、Jin 等人（2016 年）、Mohammad 等人（2017 年）、Qian 等人（2018 年）、Huang 等人（2022 年）、Hamed 等人（2023 年）的方法分析了用户检测虚假信息的立场。• 基于传播的方法：旨在传播虚假信息的恶意代理通常努力快速发布帖子和文章，经常求助于机器人或虚假账户来加快内容的传播（Shu 等人，2020 年）。虚假信息的传播模式与社交网络上的真实信息不同。例如，与真实新闻相比，虚假政治新闻往往传播得更迅速、更广泛（周 和 Zafarani 2020）。因此，分析用户的个人资料和调查传播模式可以提供有价值的见解，以确定内容的真实性（Shu et al. 2020）。Jinet 等人（2016 年）、Gupta 等人（2012 年）、Jin 等人（2014 年）、Liu 和 Wu （2018 年）、Imaduwageet 等人（2022 年）、Guo 等人（2023 年）中概述的方法主要植根于信息传播的分析。</w:delText>
        </w:r>
      </w:del>
    </w:p>
    <w:p w14:paraId="5AF23E13" w14:textId="429AFDFF" w:rsidR="00DA4276" w:rsidDel="007C3209" w:rsidRDefault="00000000" w:rsidP="007C3209">
      <w:pPr>
        <w:adjustRightInd w:val="0"/>
        <w:spacing w:beforeLines="50" w:before="156" w:line="300" w:lineRule="auto"/>
        <w:ind w:left="420"/>
        <w:jc w:val="left"/>
        <w:rPr>
          <w:del w:id="1871" w:author="永涛 彭" w:date="2026-04-12T12:31:00Z" w16du:dateUtc="2026-04-12T04:31:00Z"/>
          <w:rFonts w:ascii="楷体" w:eastAsia="楷体" w:hAnsi="楷体" w:hint="eastAsia"/>
          <w:szCs w:val="21"/>
        </w:rPr>
        <w:pPrChange w:id="1872" w:author="永涛 彭" w:date="2026-04-12T12:31:00Z" w16du:dateUtc="2026-04-12T04:31:00Z">
          <w:pPr>
            <w:adjustRightInd w:val="0"/>
            <w:ind w:left="420"/>
          </w:pPr>
        </w:pPrChange>
      </w:pPr>
      <w:del w:id="1873" w:author="永涛 彭" w:date="2026-04-12T12:31:00Z" w16du:dateUtc="2026-04-12T04:31:00Z">
        <w:r w:rsidDel="007C3209">
          <w:rPr>
            <w:rFonts w:ascii="楷体" w:eastAsia="楷体" w:hAnsi="楷体" w:hint="eastAsia"/>
            <w:szCs w:val="21"/>
          </w:rPr>
          <w:delText>（3）基于混合的方法</w:delText>
        </w:r>
      </w:del>
    </w:p>
    <w:p w14:paraId="1A444F13" w14:textId="225FB7AB" w:rsidR="00DA4276" w:rsidDel="007C3209" w:rsidRDefault="00000000" w:rsidP="007C3209">
      <w:pPr>
        <w:spacing w:beforeLines="50" w:before="156" w:line="300" w:lineRule="auto"/>
        <w:ind w:firstLine="420"/>
        <w:jc w:val="left"/>
        <w:rPr>
          <w:del w:id="1874" w:author="永涛 彭" w:date="2026-04-12T12:31:00Z" w16du:dateUtc="2026-04-12T04:31:00Z"/>
          <w:rFonts w:ascii="楷体_GB2312" w:eastAsia="楷体_GB2312"/>
          <w:szCs w:val="21"/>
        </w:rPr>
        <w:pPrChange w:id="1875" w:author="永涛 彭" w:date="2026-04-12T12:31:00Z" w16du:dateUtc="2026-04-12T04:31:00Z">
          <w:pPr>
            <w:ind w:firstLine="420"/>
          </w:pPr>
        </w:pPrChange>
      </w:pPr>
      <w:del w:id="1876" w:author="永涛 彭" w:date="2026-04-12T12:31:00Z" w16du:dateUtc="2026-04-12T04:31:00Z">
        <w:r w:rsidDel="007C3209">
          <w:rPr>
            <w:rFonts w:ascii="楷体_GB2312" w:eastAsia="楷体_GB2312" w:hint="eastAsia"/>
            <w:szCs w:val="21"/>
          </w:rPr>
          <w:delText>如前所述，基于内容的方法，尤其是基于风格的方法，是社交网络中检测虚假信息最常用的方法之一，而基于上下文的方法则相对较少受到关注。基于风格的方法在很大程度上依赖于信息内容的有效性。它们可以非常有效地及早发现虚假信息，并在防止其在社交网络上进一步传播方面发挥关键作用。但是，如果写作风格发生重大变化，模型的效率可能会降低。换句话说，根据风格检测虚假信息变成了一场猫捉老鼠的游戏，因为对手可以适应和修改他们的写作风格以逃避检测。在此过程中的每一次成功检测都会激发虚假信息传播者的对策（周 和 Zafarani 2020）。另一方面，与基于样式的方法相比，基于传播的方法对恶意实体表现出更强大的性能。然而，它们在早期检测信息方面可能不太有效（周 和 Zafarani 2020）。因此，混合方法利用基于内容的特征和基于上下文的特征的组合来解决每种方法的局限性，从而提供更高效的检测模型。例如，Davoudi 等人（2022 年）提出的方法分析了传播网络并评估了用户识别假新闻的立场。其他检测 disinforma- 的混合方法</w:delText>
        </w:r>
      </w:del>
    </w:p>
    <w:p w14:paraId="499A3C28" w14:textId="77777777" w:rsidR="00DA4276" w:rsidRDefault="00DA4276" w:rsidP="007C3209">
      <w:pPr>
        <w:spacing w:beforeLines="50" w:before="156" w:line="300" w:lineRule="auto"/>
        <w:jc w:val="left"/>
        <w:pPrChange w:id="1877" w:author="永涛 彭" w:date="2026-04-12T12:31:00Z" w16du:dateUtc="2026-04-12T04:31:00Z">
          <w:pPr/>
        </w:pPrChange>
      </w:pPr>
    </w:p>
    <w:sectPr w:rsidR="00DA4276">
      <w:footerReference w:type="default" r:id="rId203"/>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syhnjs" w:date="2025-08-19T10:07:00Z" w:initials="s">
    <w:p w14:paraId="752B4E1A" w14:textId="77777777" w:rsidR="00DA4276" w:rsidRDefault="00000000">
      <w:pPr>
        <w:pStyle w:val="a4"/>
      </w:pPr>
      <w:r>
        <w:rPr>
          <w:rFonts w:hint="eastAsia"/>
        </w:rPr>
        <w:t>LLM</w:t>
      </w:r>
      <w:r>
        <w:t xml:space="preserve"> </w:t>
      </w:r>
      <w:r>
        <w:rPr>
          <w:rFonts w:hint="eastAsia"/>
        </w:rPr>
        <w:t>网络拓扑生成的具体过程阐述不清楚</w:t>
      </w:r>
    </w:p>
    <w:p w14:paraId="18EA2816" w14:textId="77777777" w:rsidR="00DA4276" w:rsidRDefault="00000000">
      <w:pPr>
        <w:pStyle w:val="a4"/>
      </w:pPr>
      <w:r>
        <w:rPr>
          <w:rFonts w:hint="eastAsia"/>
          <w:color w:val="FF0000"/>
        </w:rPr>
        <w:t>r=LLM</w:t>
      </w:r>
      <w:r>
        <w:rPr>
          <w:rFonts w:hint="eastAsia"/>
          <w:color w:val="FF0000"/>
        </w:rPr>
        <w:t>（</w:t>
      </w:r>
      <w:r>
        <w:rPr>
          <w:rFonts w:hint="eastAsia"/>
          <w:color w:val="FF0000"/>
        </w:rPr>
        <w:t>N</w:t>
      </w:r>
      <w:r>
        <w:rPr>
          <w:rFonts w:hint="eastAsia"/>
          <w:color w:val="FF0000"/>
        </w:rPr>
        <w:t>，</w:t>
      </w:r>
      <w:r>
        <w:rPr>
          <w:rFonts w:hint="eastAsia"/>
          <w:color w:val="FF0000"/>
        </w:rPr>
        <w:t>P</w:t>
      </w:r>
      <w:r>
        <w:rPr>
          <w:rFonts w:hint="eastAsia"/>
          <w:color w:val="FF0000"/>
        </w:rPr>
        <w:t>）？？</w:t>
      </w:r>
    </w:p>
  </w:comment>
  <w:comment w:id="4" w:author="smile" w:date="2025-08-23T18:23:00Z" w:initials="">
    <w:p w14:paraId="04EE0875" w14:textId="77777777" w:rsidR="00DA4276" w:rsidRDefault="00000000">
      <w:pPr>
        <w:pStyle w:val="a4"/>
      </w:pPr>
      <w:r>
        <w:rPr>
          <w:rFonts w:hint="eastAsia"/>
        </w:rPr>
        <w:t>网络拓扑具体是下面的，伪代码部分</w:t>
      </w:r>
    </w:p>
  </w:comment>
  <w:comment w:id="42" w:author="syhnjs" w:date="2025-08-19T09:59:00Z" w:initials="s">
    <w:p w14:paraId="4B3B01DD" w14:textId="77777777" w:rsidR="00DA4276" w:rsidRDefault="00000000">
      <w:pPr>
        <w:pStyle w:val="a4"/>
      </w:pPr>
      <w:r>
        <w:rPr>
          <w:rFonts w:hint="eastAsia"/>
        </w:rPr>
        <w:t>这个节点属性矩阵具体包括哪些属性？</w:t>
      </w:r>
    </w:p>
    <w:p w14:paraId="210BB3F1" w14:textId="77777777" w:rsidR="00DA4276" w:rsidRDefault="00000000">
      <w:pPr>
        <w:pStyle w:val="a4"/>
      </w:pPr>
      <w:r>
        <w:rPr>
          <w:rFonts w:hint="eastAsia"/>
        </w:rPr>
        <w:t>且这个属性矩阵在后续的内容中从未使用过？那它有什么作用咧？</w:t>
      </w:r>
    </w:p>
  </w:comment>
  <w:comment w:id="43" w:author="smile" w:date="2025-08-23T18:28:00Z" w:initials="">
    <w:p w14:paraId="577C2154" w14:textId="77777777" w:rsidR="00DA4276" w:rsidRDefault="00000000">
      <w:pPr>
        <w:pStyle w:val="a4"/>
      </w:pPr>
      <w:r>
        <w:rPr>
          <w:rFonts w:hint="eastAsia"/>
        </w:rPr>
        <w:t>没有固定的属性，是个评价。后续会跟意图特征进行融合</w:t>
      </w:r>
    </w:p>
  </w:comment>
  <w:comment w:id="89" w:author="syhnjs" w:date="2025-08-21T09:14:00Z" w:initials="s">
    <w:p w14:paraId="13A96FAC" w14:textId="77777777" w:rsidR="00DA4276" w:rsidRDefault="00000000">
      <w:pPr>
        <w:pStyle w:val="a4"/>
      </w:pPr>
      <w:r>
        <w:rPr>
          <w:rFonts w:hint="eastAsia"/>
        </w:rPr>
        <w:t>如何生成？</w:t>
      </w:r>
    </w:p>
  </w:comment>
  <w:comment w:id="90" w:author="smile" w:date="2025-08-23T18:32:00Z" w:initials="">
    <w:p w14:paraId="1F0439DB" w14:textId="77777777" w:rsidR="00DA4276" w:rsidRDefault="00000000">
      <w:pPr>
        <w:pStyle w:val="a4"/>
      </w:pPr>
      <w:r>
        <w:rPr>
          <w:rFonts w:hint="eastAsia"/>
        </w:rPr>
        <w:t>代码层面，会在节点添加父类节点，并且每个节点会保留</w:t>
      </w:r>
      <w:r>
        <w:rPr>
          <w:rFonts w:hint="eastAsia"/>
        </w:rPr>
        <w:t>LLM</w:t>
      </w:r>
      <w:r>
        <w:rPr>
          <w:rFonts w:hint="eastAsia"/>
        </w:rPr>
        <w:t>信息</w:t>
      </w:r>
    </w:p>
  </w:comment>
  <w:comment w:id="136" w:author="syhnjs" w:date="2025-08-21T09:17:00Z" w:initials="s">
    <w:p w14:paraId="54899648" w14:textId="77777777" w:rsidR="00DA4276" w:rsidRDefault="00000000">
      <w:pPr>
        <w:pStyle w:val="a4"/>
      </w:pPr>
      <w:r>
        <w:rPr>
          <w:rFonts w:hint="eastAsia"/>
        </w:rPr>
        <w:t>此处的用户和后面的读者有什么区别？</w:t>
      </w:r>
    </w:p>
  </w:comment>
  <w:comment w:id="178" w:author="syhnjs" w:date="2025-08-21T09:25:00Z" w:initials="s">
    <w:p w14:paraId="1BD980B0" w14:textId="77777777" w:rsidR="00DA4276" w:rsidRDefault="00000000">
      <w:pPr>
        <w:pStyle w:val="a4"/>
      </w:pPr>
      <w:r>
        <w:rPr>
          <w:rFonts w:hint="eastAsia"/>
        </w:rPr>
        <w:t>意图边中意图的涵义与后面意图评论网络中意图涵义的区别？</w:t>
      </w:r>
    </w:p>
  </w:comment>
  <w:comment w:id="179" w:author="smile" w:date="2025-08-23T18:35:00Z" w:initials="">
    <w:p w14:paraId="36E609CF" w14:textId="77777777" w:rsidR="00DA4276" w:rsidRDefault="00000000">
      <w:pPr>
        <w:pStyle w:val="a4"/>
      </w:pPr>
      <w:r>
        <w:rPr>
          <w:rFonts w:hint="eastAsia"/>
        </w:rPr>
        <w:t>意图边种的是传播意图，后面的意图是写作意图＋传播意图</w:t>
      </w:r>
    </w:p>
  </w:comment>
  <w:comment w:id="474" w:author="syhnjs" w:date="2025-08-21T09:26:00Z" w:initials="s">
    <w:p w14:paraId="3E408EAB" w14:textId="77777777" w:rsidR="00DA4276" w:rsidRDefault="00000000">
      <w:pPr>
        <w:pStyle w:val="a4"/>
      </w:pPr>
      <w:r>
        <w:rPr>
          <w:rFonts w:hint="eastAsia"/>
        </w:rPr>
        <w:t>第</w:t>
      </w:r>
      <w:r>
        <w:rPr>
          <w:rFonts w:hint="eastAsia"/>
        </w:rPr>
        <w:t>3</w:t>
      </w:r>
      <w:r>
        <w:rPr>
          <w:rFonts w:hint="eastAsia"/>
        </w:rPr>
        <w:t>，</w:t>
      </w:r>
      <w:r>
        <w:rPr>
          <w:rFonts w:hint="eastAsia"/>
        </w:rPr>
        <w:t>5</w:t>
      </w:r>
      <w:r>
        <w:rPr>
          <w:rFonts w:hint="eastAsia"/>
        </w:rPr>
        <w:t>，</w:t>
      </w:r>
      <w:r>
        <w:rPr>
          <w:rFonts w:hint="eastAsia"/>
        </w:rPr>
        <w:t>7</w:t>
      </w:r>
      <w:r>
        <w:rPr>
          <w:rFonts w:hint="eastAsia"/>
        </w:rPr>
        <w:t>行代码的作用区别？涵义区分不明确</w:t>
      </w:r>
    </w:p>
  </w:comment>
  <w:comment w:id="475" w:author="smile" w:date="2025-08-23T18:52:00Z" w:initials="">
    <w:p w14:paraId="57AF5142" w14:textId="77777777" w:rsidR="00DA4276" w:rsidRDefault="00000000">
      <w:pPr>
        <w:pStyle w:val="a4"/>
      </w:pPr>
      <w:r>
        <w:rPr>
          <w:rFonts w:hint="eastAsia"/>
        </w:rPr>
        <w:t>3,5</w:t>
      </w:r>
      <w:r>
        <w:rPr>
          <w:rFonts w:hint="eastAsia"/>
        </w:rPr>
        <w:t>，没区别，</w:t>
      </w:r>
      <w:r>
        <w:rPr>
          <w:rFonts w:hint="eastAsia"/>
        </w:rPr>
        <w:t>7</w:t>
      </w:r>
      <w:r>
        <w:rPr>
          <w:rFonts w:hint="eastAsia"/>
        </w:rPr>
        <w:t>不同</w:t>
      </w:r>
    </w:p>
  </w:comment>
  <w:comment w:id="526" w:author="syhnjs" w:date="2025-08-21T09:27:00Z" w:initials="s">
    <w:p w14:paraId="74E2C97E" w14:textId="77777777" w:rsidR="00DA4276" w:rsidRDefault="00000000">
      <w:pPr>
        <w:pStyle w:val="a4"/>
      </w:pPr>
      <w:r>
        <w:rPr>
          <w:rFonts w:hint="eastAsia"/>
        </w:rPr>
        <w:t>写作意图指得是新闻本身还是评论的写作意图？</w:t>
      </w:r>
    </w:p>
  </w:comment>
  <w:comment w:id="527" w:author="smile" w:date="2025-08-23T18:54:00Z" w:initials="">
    <w:p w14:paraId="44B06040" w14:textId="77777777" w:rsidR="00DA4276" w:rsidRDefault="00000000">
      <w:pPr>
        <w:pStyle w:val="a4"/>
      </w:pPr>
      <w:r>
        <w:rPr>
          <w:rFonts w:hint="eastAsia"/>
        </w:rPr>
        <w:t>新闻的</w:t>
      </w:r>
    </w:p>
  </w:comment>
  <w:comment w:id="528" w:author="smile" w:date="2025-08-23T18:54:00Z" w:initials="">
    <w:p w14:paraId="4D50CAA8" w14:textId="77777777" w:rsidR="00DA4276" w:rsidRDefault="00000000">
      <w:pPr>
        <w:pStyle w:val="a4"/>
      </w:pPr>
      <w:r>
        <w:rPr>
          <w:rFonts w:hint="eastAsia"/>
        </w:rPr>
        <w:t>下面有描述：</w:t>
      </w:r>
      <w:r>
        <w:rPr>
          <w:rFonts w:ascii="楷体" w:eastAsia="楷体" w:hAnsi="楷体"/>
          <w:szCs w:val="21"/>
        </w:rPr>
        <w:t>作者在文本生成阶段的主观目的</w:t>
      </w:r>
    </w:p>
  </w:comment>
  <w:comment w:id="678" w:author="syhnjs" w:date="2025-08-19T10:22:00Z" w:initials="s">
    <w:p w14:paraId="17FA0FD6" w14:textId="77777777" w:rsidR="00DA4276" w:rsidRDefault="00000000">
      <w:pPr>
        <w:pStyle w:val="a4"/>
      </w:pPr>
      <w:r>
        <w:rPr>
          <w:rFonts w:hint="eastAsia"/>
        </w:rPr>
        <w:t>此处的</w:t>
      </w:r>
      <w:r>
        <w:rPr>
          <w:rFonts w:hint="eastAsia"/>
        </w:rPr>
        <w:t>G</w:t>
      </w:r>
      <w:r>
        <w:rPr>
          <w:rFonts w:hint="eastAsia"/>
        </w:rPr>
        <w:t>是否为</w:t>
      </w:r>
      <w:r>
        <w:rPr>
          <w:rFonts w:hint="eastAsia"/>
        </w:rPr>
        <w:t>HG</w:t>
      </w:r>
      <w:r>
        <w:rPr>
          <w:rFonts w:hint="eastAsia"/>
        </w:rPr>
        <w:t>？</w:t>
      </w:r>
    </w:p>
  </w:comment>
  <w:comment w:id="699" w:author="syhnjs" w:date="2025-08-19T10:26:00Z" w:initials="s">
    <w:p w14:paraId="01CE0C93" w14:textId="77777777" w:rsidR="00DA4276" w:rsidRDefault="00000000">
      <w:pPr>
        <w:pStyle w:val="a4"/>
      </w:pPr>
      <w:r>
        <w:rPr>
          <w:rFonts w:hint="eastAsia"/>
        </w:rPr>
        <w:t>此处</w:t>
      </w:r>
      <w:r>
        <w:rPr>
          <w:rFonts w:hint="eastAsia"/>
        </w:rPr>
        <w:t>S</w:t>
      </w:r>
      <w:r>
        <w:rPr>
          <w:rFonts w:hint="eastAsia"/>
        </w:rPr>
        <w:t>，</w:t>
      </w:r>
      <w:r>
        <w:rPr>
          <w:rFonts w:hint="eastAsia"/>
        </w:rPr>
        <w:t>Si</w:t>
      </w:r>
      <w:r>
        <w:rPr>
          <w:rFonts w:hint="eastAsia"/>
        </w:rPr>
        <w:t>的公式表示是什么？</w:t>
      </w:r>
    </w:p>
    <w:p w14:paraId="3A0D3A45" w14:textId="77777777" w:rsidR="00DA4276" w:rsidRDefault="00000000">
      <w:pPr>
        <w:pStyle w:val="a4"/>
      </w:pPr>
      <w:r>
        <w:rPr>
          <w:rFonts w:hint="eastAsia"/>
        </w:rPr>
        <w:t>这里得到的</w:t>
      </w:r>
      <w:r>
        <w:rPr>
          <w:rFonts w:hint="eastAsia"/>
        </w:rPr>
        <w:t>X</w:t>
      </w:r>
      <w:r>
        <w:rPr>
          <w:rFonts w:hint="eastAsia"/>
        </w:rPr>
        <w:t>跟之前的</w:t>
      </w:r>
      <w:r>
        <w:rPr>
          <w:rFonts w:hint="eastAsia"/>
        </w:rPr>
        <w:t>X</w:t>
      </w:r>
      <w:r>
        <w:rPr>
          <w:rFonts w:hint="eastAsia"/>
        </w:rPr>
        <w:t>有什么区别？</w:t>
      </w:r>
    </w:p>
  </w:comment>
  <w:comment w:id="700" w:author="smile" w:date="2025-08-23T19:04:00Z" w:initials="">
    <w:p w14:paraId="362B2FC0" w14:textId="77777777" w:rsidR="00DA4276" w:rsidRDefault="00000000">
      <w:pPr>
        <w:pStyle w:val="a4"/>
      </w:pPr>
      <w:r>
        <w:rPr>
          <w:rFonts w:hint="eastAsia"/>
        </w:rPr>
        <w:t>SN</w:t>
      </w:r>
      <w:r>
        <w:rPr>
          <w:rFonts w:hint="eastAsia"/>
        </w:rPr>
        <w:t>是新闻节点融合了意图，</w:t>
      </w:r>
      <w:r>
        <w:rPr>
          <w:rFonts w:hint="eastAsia"/>
        </w:rPr>
        <w:t>S</w:t>
      </w:r>
      <w:r>
        <w:rPr>
          <w:rFonts w:hint="eastAsia"/>
        </w:rPr>
        <w:t>是读者节点的评论</w:t>
      </w:r>
    </w:p>
  </w:comment>
  <w:comment w:id="1002" w:author="syhnjs" w:date="2025-08-21T09:31:00Z" w:initials="s">
    <w:p w14:paraId="2582828A" w14:textId="77777777" w:rsidR="00DA4276" w:rsidRDefault="00000000">
      <w:pPr>
        <w:pStyle w:val="a4"/>
      </w:pPr>
      <w:r>
        <w:rPr>
          <w:rFonts w:hint="eastAsia"/>
        </w:rPr>
        <w:t>这里的</w:t>
      </w:r>
      <w:r>
        <w:rPr>
          <w:rFonts w:hint="eastAsia"/>
        </w:rPr>
        <w:t>Vi</w:t>
      </w:r>
      <w:r>
        <w:t xml:space="preserve"> </w:t>
      </w:r>
      <w:r>
        <w:rPr>
          <w:rFonts w:hint="eastAsia"/>
        </w:rPr>
        <w:t>Vj</w:t>
      </w:r>
      <w:r>
        <w:rPr>
          <w:rFonts w:hint="eastAsia"/>
        </w:rPr>
        <w:t>和前面的</w:t>
      </w:r>
      <w:r>
        <w:rPr>
          <w:rFonts w:hint="eastAsia"/>
        </w:rPr>
        <w:t>Vi</w:t>
      </w:r>
      <w:r>
        <w:rPr>
          <w:rFonts w:hint="eastAsia"/>
        </w:rPr>
        <w:t>，</w:t>
      </w:r>
      <w:r>
        <w:rPr>
          <w:rFonts w:hint="eastAsia"/>
        </w:rPr>
        <w:t>Vj</w:t>
      </w:r>
      <w:r>
        <w:rPr>
          <w:rFonts w:hint="eastAsia"/>
        </w:rPr>
        <w:t>是一样的吗？</w:t>
      </w:r>
    </w:p>
  </w:comment>
  <w:comment w:id="1003" w:author="smile" w:date="2025-08-23T19:11:00Z" w:initials="">
    <w:p w14:paraId="5CEA601A" w14:textId="77777777" w:rsidR="00DA4276" w:rsidRDefault="00000000">
      <w:pPr>
        <w:pStyle w:val="a4"/>
      </w:pPr>
      <w:r>
        <w:rPr>
          <w:rFonts w:hint="eastAsia"/>
        </w:rPr>
        <w:t>就只是代指图中的任意两个不同的节点</w:t>
      </w:r>
    </w:p>
  </w:comment>
  <w:comment w:id="1031" w:author="syhnjs" w:date="2025-08-21T09:40:00Z" w:initials="s">
    <w:p w14:paraId="385FBD26" w14:textId="77777777" w:rsidR="00C50FB1" w:rsidRDefault="00C50FB1" w:rsidP="00C50FB1">
      <w:pPr>
        <w:pStyle w:val="a4"/>
      </w:pPr>
      <w:r>
        <w:rPr>
          <w:rFonts w:hint="eastAsia"/>
        </w:rPr>
        <w:t>如何融合？</w:t>
      </w:r>
    </w:p>
  </w:comment>
  <w:comment w:id="1032" w:author="smile" w:date="2025-08-23T19:00:00Z" w:initials="">
    <w:p w14:paraId="4BE81ADE" w14:textId="77777777" w:rsidR="00C50FB1" w:rsidRDefault="00C50FB1" w:rsidP="00C50FB1">
      <w:pPr>
        <w:pStyle w:val="a4"/>
      </w:pPr>
      <w:r>
        <w:rPr>
          <w:rFonts w:hint="eastAsia"/>
        </w:rPr>
        <w:t>张量拼接的方式融合的。</w:t>
      </w:r>
    </w:p>
  </w:comment>
  <w:comment w:id="1033" w:author="syhnjs" w:date="2025-08-21T09:41:00Z" w:initials="s">
    <w:p w14:paraId="225B9C1A" w14:textId="77777777" w:rsidR="00C50FB1" w:rsidRDefault="00C50FB1" w:rsidP="00C50FB1">
      <w:pPr>
        <w:pStyle w:val="a4"/>
      </w:pPr>
      <w:r>
        <w:rPr>
          <w:rFonts w:hint="eastAsia"/>
        </w:rPr>
        <w:t>此处得到的特征矩阵是新闻节点还是评论节点的特征？</w:t>
      </w:r>
    </w:p>
  </w:comment>
  <w:comment w:id="1034" w:author="smile" w:date="2025-08-23T19:04:00Z" w:initials="">
    <w:p w14:paraId="2F80690A" w14:textId="77777777" w:rsidR="00C50FB1" w:rsidRDefault="00C50FB1" w:rsidP="00C50FB1">
      <w:pPr>
        <w:pStyle w:val="a4"/>
      </w:pPr>
      <w:r>
        <w:rPr>
          <w:rFonts w:hint="eastAsia"/>
        </w:rPr>
        <w:t>都有</w:t>
      </w:r>
    </w:p>
  </w:comment>
  <w:comment w:id="1009" w:author="syhnjs" w:date="2025-08-19T10:32:00Z" w:initials="s">
    <w:p w14:paraId="51A3CC76" w14:textId="77777777" w:rsidR="00DA4276" w:rsidRDefault="00000000">
      <w:pPr>
        <w:pStyle w:val="a4"/>
      </w:pPr>
      <w:r>
        <w:rPr>
          <w:rFonts w:hint="eastAsia"/>
        </w:rPr>
        <w:t>此处的阐述跟</w:t>
      </w:r>
      <w:r>
        <w:rPr>
          <w:rFonts w:hint="eastAsia"/>
        </w:rPr>
        <w:t>HG</w:t>
      </w:r>
      <w:r>
        <w:rPr>
          <w:rFonts w:hint="eastAsia"/>
        </w:rPr>
        <w:t>完全脱节了，这里的输入文本</w:t>
      </w:r>
      <w:r>
        <w:rPr>
          <w:rFonts w:hint="eastAsia"/>
        </w:rPr>
        <w:t>T</w:t>
      </w:r>
    </w:p>
    <w:p w14:paraId="71F98829" w14:textId="77777777" w:rsidR="00DA4276" w:rsidRDefault="00000000">
      <w:pPr>
        <w:pStyle w:val="a4"/>
      </w:pPr>
      <w:r>
        <w:rPr>
          <w:rFonts w:hint="eastAsia"/>
        </w:rPr>
        <w:t>跟之前创建的评论网络的关系是什么？</w:t>
      </w:r>
    </w:p>
  </w:comment>
  <w:comment w:id="1010" w:author="smile" w:date="2025-08-23T19:12:00Z" w:initials="">
    <w:p w14:paraId="7F6DBDE5" w14:textId="77777777" w:rsidR="00DA4276" w:rsidRDefault="00000000">
      <w:pPr>
        <w:pStyle w:val="a4"/>
      </w:pPr>
      <w:r>
        <w:rPr>
          <w:rFonts w:hint="eastAsia"/>
        </w:rPr>
        <w:t>我没结合好，评论网络是以文本存储的，后来用</w:t>
      </w:r>
      <w:r>
        <w:rPr>
          <w:rFonts w:hint="eastAsia"/>
        </w:rPr>
        <w:t>embedding</w:t>
      </w:r>
      <w:r>
        <w:rPr>
          <w:rFonts w:hint="eastAsia"/>
        </w:rPr>
        <w:t>，变成了</w:t>
      </w:r>
      <w:r>
        <w:rPr>
          <w:rFonts w:hint="eastAsia"/>
        </w:rPr>
        <w:t>S</w:t>
      </w:r>
      <w:r>
        <w:rPr>
          <w:rFonts w:hint="eastAsia"/>
        </w:rPr>
        <w:t>特征表示</w:t>
      </w:r>
    </w:p>
  </w:comment>
  <w:comment w:id="1053" w:author="syhnjs" w:date="2025-08-21T09:42:00Z" w:initials="s">
    <w:p w14:paraId="60C3242B" w14:textId="77777777" w:rsidR="00DA4276" w:rsidRDefault="00000000">
      <w:pPr>
        <w:pStyle w:val="a4"/>
      </w:pPr>
      <w:r>
        <w:rPr>
          <w:rFonts w:hint="eastAsia"/>
        </w:rPr>
        <w:t>此部分的内容完全参考了参考文献，因此需要明确以下问题：</w:t>
      </w:r>
    </w:p>
    <w:p w14:paraId="4DF0E91B" w14:textId="77777777" w:rsidR="00DA4276" w:rsidRDefault="00000000">
      <w:pPr>
        <w:pStyle w:val="a4"/>
        <w:rPr>
          <w:rFonts w:ascii="楷体_GB2312" w:eastAsia="楷体_GB2312" w:hAnsi="楷体"/>
          <w:szCs w:val="21"/>
        </w:rPr>
      </w:pPr>
      <w:r>
        <w:rPr>
          <w:rFonts w:hint="eastAsia"/>
        </w:rPr>
        <w:t>（</w:t>
      </w:r>
      <w:r>
        <w:rPr>
          <w:rFonts w:hint="eastAsia"/>
        </w:rPr>
        <w:t>1</w:t>
      </w:r>
      <w:r>
        <w:rPr>
          <w:rFonts w:hint="eastAsia"/>
        </w:rPr>
        <w:t>）本文的决策网络在选择最佳邻域时，之前创建的</w:t>
      </w:r>
      <w:r>
        <w:rPr>
          <w:rFonts w:ascii="楷体" w:eastAsia="楷体" w:hAnsi="楷体" w:hint="eastAsia"/>
          <w:color w:val="2C2C36"/>
          <w:szCs w:val="21"/>
        </w:rPr>
        <w:t>父类</w:t>
      </w:r>
      <w:r>
        <w:rPr>
          <w:rFonts w:ascii="楷体_GB2312" w:eastAsia="楷体_GB2312" w:hAnsi="楷体" w:hint="eastAsia"/>
          <w:szCs w:val="21"/>
        </w:rPr>
        <w:t>边，</w:t>
      </w:r>
      <w:r>
        <w:rPr>
          <w:rFonts w:ascii="楷体" w:eastAsia="楷体" w:hAnsi="楷体" w:hint="eastAsia"/>
          <w:color w:val="2C2C36"/>
          <w:szCs w:val="21"/>
        </w:rPr>
        <w:t>意图边</w:t>
      </w:r>
      <w:r>
        <w:rPr>
          <w:rFonts w:ascii="楷体_GB2312" w:eastAsia="楷体_GB2312" w:hAnsi="楷体" w:hint="eastAsia"/>
          <w:szCs w:val="21"/>
        </w:rPr>
        <w:t>，</w:t>
      </w:r>
      <w:r>
        <w:rPr>
          <w:rFonts w:ascii="楷体" w:eastAsia="楷体" w:hAnsi="楷体" w:hint="eastAsia"/>
          <w:color w:val="2C2C36"/>
          <w:szCs w:val="21"/>
        </w:rPr>
        <w:t>相似边</w:t>
      </w:r>
      <w:r>
        <w:rPr>
          <w:rFonts w:ascii="楷体_GB2312" w:eastAsia="楷体_GB2312" w:hAnsi="楷体" w:hint="eastAsia"/>
          <w:szCs w:val="21"/>
        </w:rPr>
        <w:t>，点赞边在此处的具体作用到底是什么？为什么使用具有这些边的领域能够提高检测效果？是选择一种边还是全部边？或是不同边的组合？ 这些需要通过消融试验证明。（看看论文如何阐述？？？放后边）</w:t>
      </w:r>
    </w:p>
    <w:p w14:paraId="78B74A94" w14:textId="77777777" w:rsidR="00DA4276" w:rsidRDefault="00000000">
      <w:pPr>
        <w:pStyle w:val="a4"/>
        <w:rPr>
          <w:rFonts w:ascii="楷体_GB2312" w:eastAsia="楷体_GB2312" w:hAnsi="楷体"/>
          <w:szCs w:val="21"/>
        </w:rPr>
      </w:pPr>
      <w:r>
        <w:rPr>
          <w:rFonts w:ascii="楷体" w:eastAsia="楷体" w:hAnsi="楷体" w:hint="eastAsia"/>
          <w:color w:val="2C2C36"/>
          <w:szCs w:val="21"/>
        </w:rPr>
        <w:t>（2）设计父类</w:t>
      </w:r>
      <w:r>
        <w:rPr>
          <w:rFonts w:ascii="楷体_GB2312" w:eastAsia="楷体_GB2312" w:hAnsi="楷体" w:hint="eastAsia"/>
          <w:szCs w:val="21"/>
        </w:rPr>
        <w:t>边，</w:t>
      </w:r>
      <w:r>
        <w:rPr>
          <w:rFonts w:ascii="楷体" w:eastAsia="楷体" w:hAnsi="楷体" w:hint="eastAsia"/>
          <w:color w:val="2C2C36"/>
          <w:szCs w:val="21"/>
        </w:rPr>
        <w:t>意图边</w:t>
      </w:r>
      <w:r>
        <w:rPr>
          <w:rFonts w:ascii="楷体_GB2312" w:eastAsia="楷体_GB2312" w:hAnsi="楷体" w:hint="eastAsia"/>
          <w:szCs w:val="21"/>
        </w:rPr>
        <w:t>，</w:t>
      </w:r>
      <w:r>
        <w:rPr>
          <w:rFonts w:ascii="楷体" w:eastAsia="楷体" w:hAnsi="楷体" w:hint="eastAsia"/>
          <w:color w:val="2C2C36"/>
          <w:szCs w:val="21"/>
        </w:rPr>
        <w:t>相似边</w:t>
      </w:r>
      <w:r>
        <w:rPr>
          <w:rFonts w:ascii="楷体_GB2312" w:eastAsia="楷体_GB2312" w:hAnsi="楷体" w:hint="eastAsia"/>
          <w:szCs w:val="21"/>
        </w:rPr>
        <w:t>，点赞边的理由、作用和效果需要重点思考，这是本工作的主要创新点。</w:t>
      </w:r>
    </w:p>
    <w:p w14:paraId="77284C83" w14:textId="77777777" w:rsidR="00DA4276" w:rsidRDefault="00DA4276">
      <w:pPr>
        <w:pStyle w:val="a4"/>
        <w:rPr>
          <w:rFonts w:ascii="楷体_GB2312" w:eastAsia="楷体_GB2312" w:hAnsi="楷体"/>
          <w:szCs w:val="21"/>
        </w:rPr>
      </w:pPr>
    </w:p>
  </w:comment>
  <w:comment w:id="1054" w:author="smile" w:date="2025-08-23T19:15:00Z" w:initials="">
    <w:p w14:paraId="6AE92413" w14:textId="77777777" w:rsidR="00DA4276" w:rsidRDefault="00000000">
      <w:pPr>
        <w:pStyle w:val="a4"/>
      </w:pPr>
      <w:r>
        <w:rPr>
          <w:rFonts w:hint="eastAsia"/>
        </w:rPr>
        <w:t>我感觉参考文献，是一个通用的方式，我是把它运用过来了。聚合相同特征，构建领域。连接这个节点用的哪个边，这个被连接的节点就会去获取他的领域。我理解的是更好聚集特征。（具体的参考论文也没有给出消融实验）是不同边的组合。</w:t>
      </w:r>
    </w:p>
    <w:p w14:paraId="6C9E0DD0" w14:textId="77777777" w:rsidR="00DA4276" w:rsidRDefault="00000000">
      <w:pPr>
        <w:pStyle w:val="a4"/>
      </w:pPr>
      <w:r>
        <w:rPr>
          <w:rFonts w:hint="eastAsia"/>
        </w:rPr>
        <w:t>（</w:t>
      </w:r>
      <w:r>
        <w:rPr>
          <w:rFonts w:hint="eastAsia"/>
        </w:rPr>
        <w:t>2</w:t>
      </w:r>
      <w:r>
        <w:rPr>
          <w:rFonts w:hint="eastAsia"/>
        </w:rPr>
        <w:t>）好，之前思考过，还要更深入思考一下。</w:t>
      </w:r>
    </w:p>
  </w:comment>
  <w:comment w:id="1055" w:author="syhnjs" w:date="2025-08-19T11:10:00Z" w:initials="s">
    <w:p w14:paraId="34C831E7" w14:textId="77777777" w:rsidR="00DA4276" w:rsidRDefault="00000000">
      <w:pPr>
        <w:pStyle w:val="a4"/>
      </w:pPr>
      <w:r>
        <w:rPr>
          <w:rFonts w:hint="eastAsia"/>
        </w:rPr>
        <w:t>嵌入层哪里有节点特征矩阵</w:t>
      </w:r>
      <w:r>
        <w:rPr>
          <w:rFonts w:hint="eastAsia"/>
        </w:rPr>
        <w:t>X</w:t>
      </w:r>
      <w:r>
        <w:rPr>
          <w:rFonts w:hint="eastAsia"/>
        </w:rPr>
        <w:t>？注意前后一致统一。</w:t>
      </w:r>
      <w:r>
        <w:rPr>
          <w:rFonts w:hint="eastAsia"/>
        </w:rPr>
        <w:br/>
      </w:r>
    </w:p>
  </w:comment>
  <w:comment w:id="1110" w:author="syhnjs" w:date="2025-08-19T11:15:00Z" w:initials="s">
    <w:p w14:paraId="4A16E9A9" w14:textId="77777777" w:rsidR="00DA4276" w:rsidRDefault="00000000">
      <w:pPr>
        <w:pStyle w:val="a4"/>
      </w:pPr>
      <w:r>
        <w:rPr>
          <w:rFonts w:hint="eastAsia"/>
        </w:rPr>
        <w:t>何意？</w:t>
      </w:r>
    </w:p>
  </w:comment>
  <w:comment w:id="1528" w:author="smile" w:date="2025-08-23T19:53:00Z" w:initials="">
    <w:p w14:paraId="2C53B6F4" w14:textId="77777777" w:rsidR="00DA4276" w:rsidRDefault="00000000">
      <w:pPr>
        <w:pStyle w:val="a4"/>
      </w:pPr>
      <w:r>
        <w:rPr>
          <w:rFonts w:hint="eastAsia"/>
        </w:rPr>
        <w:t>老师，看得每个节点时新闻的，是另一篇参考论文吧。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EA2816" w15:done="0"/>
  <w15:commentEx w15:paraId="04EE0875" w15:paraIdParent="18EA2816" w15:done="0"/>
  <w15:commentEx w15:paraId="210BB3F1" w15:done="0"/>
  <w15:commentEx w15:paraId="577C2154" w15:paraIdParent="210BB3F1" w15:done="0"/>
  <w15:commentEx w15:paraId="13A96FAC" w15:done="0"/>
  <w15:commentEx w15:paraId="1F0439DB" w15:paraIdParent="13A96FAC" w15:done="0"/>
  <w15:commentEx w15:paraId="54899648" w15:done="0"/>
  <w15:commentEx w15:paraId="1BD980B0" w15:done="0"/>
  <w15:commentEx w15:paraId="36E609CF" w15:paraIdParent="1BD980B0" w15:done="0"/>
  <w15:commentEx w15:paraId="3E408EAB" w15:done="1"/>
  <w15:commentEx w15:paraId="57AF5142" w15:paraIdParent="3E408EAB" w15:done="1"/>
  <w15:commentEx w15:paraId="74E2C97E" w15:done="0"/>
  <w15:commentEx w15:paraId="44B06040" w15:paraIdParent="74E2C97E" w15:done="0"/>
  <w15:commentEx w15:paraId="4D50CAA8" w15:paraIdParent="74E2C97E" w15:done="0"/>
  <w15:commentEx w15:paraId="17FA0FD6" w15:done="0"/>
  <w15:commentEx w15:paraId="3A0D3A45" w15:done="0"/>
  <w15:commentEx w15:paraId="362B2FC0" w15:paraIdParent="3A0D3A45" w15:done="0"/>
  <w15:commentEx w15:paraId="2582828A" w15:done="0"/>
  <w15:commentEx w15:paraId="5CEA601A" w15:paraIdParent="2582828A" w15:done="0"/>
  <w15:commentEx w15:paraId="385FBD26" w15:done="0"/>
  <w15:commentEx w15:paraId="4BE81ADE" w15:paraIdParent="385FBD26" w15:done="0"/>
  <w15:commentEx w15:paraId="225B9C1A" w15:done="0"/>
  <w15:commentEx w15:paraId="2F80690A" w15:paraIdParent="225B9C1A" w15:done="0"/>
  <w15:commentEx w15:paraId="71F98829" w15:done="0"/>
  <w15:commentEx w15:paraId="7F6DBDE5" w15:paraIdParent="71F98829" w15:done="0"/>
  <w15:commentEx w15:paraId="77284C83" w15:done="0"/>
  <w15:commentEx w15:paraId="6C9E0DD0" w15:paraIdParent="77284C83" w15:done="0"/>
  <w15:commentEx w15:paraId="34C831E7" w15:done="0"/>
  <w15:commentEx w15:paraId="4A16E9A9" w15:done="0"/>
  <w15:commentEx w15:paraId="2C53B6F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EA2816" w16cid:durableId="18EA2816"/>
  <w16cid:commentId w16cid:paraId="04EE0875" w16cid:durableId="04EE0875"/>
  <w16cid:commentId w16cid:paraId="210BB3F1" w16cid:durableId="210BB3F1"/>
  <w16cid:commentId w16cid:paraId="577C2154" w16cid:durableId="577C2154"/>
  <w16cid:commentId w16cid:paraId="13A96FAC" w16cid:durableId="13A96FAC"/>
  <w16cid:commentId w16cid:paraId="1F0439DB" w16cid:durableId="1F0439DB"/>
  <w16cid:commentId w16cid:paraId="54899648" w16cid:durableId="54899648"/>
  <w16cid:commentId w16cid:paraId="1BD980B0" w16cid:durableId="1BD980B0"/>
  <w16cid:commentId w16cid:paraId="36E609CF" w16cid:durableId="36E609CF"/>
  <w16cid:commentId w16cid:paraId="3E408EAB" w16cid:durableId="3E408EAB"/>
  <w16cid:commentId w16cid:paraId="57AF5142" w16cid:durableId="57AF5142"/>
  <w16cid:commentId w16cid:paraId="74E2C97E" w16cid:durableId="74E2C97E"/>
  <w16cid:commentId w16cid:paraId="44B06040" w16cid:durableId="44B06040"/>
  <w16cid:commentId w16cid:paraId="4D50CAA8" w16cid:durableId="4D50CAA8"/>
  <w16cid:commentId w16cid:paraId="17FA0FD6" w16cid:durableId="17FA0FD6"/>
  <w16cid:commentId w16cid:paraId="3A0D3A45" w16cid:durableId="3A0D3A45"/>
  <w16cid:commentId w16cid:paraId="362B2FC0" w16cid:durableId="362B2FC0"/>
  <w16cid:commentId w16cid:paraId="2582828A" w16cid:durableId="2582828A"/>
  <w16cid:commentId w16cid:paraId="5CEA601A" w16cid:durableId="5CEA601A"/>
  <w16cid:commentId w16cid:paraId="385FBD26" w16cid:durableId="778F21B0"/>
  <w16cid:commentId w16cid:paraId="4BE81ADE" w16cid:durableId="630A9F6F"/>
  <w16cid:commentId w16cid:paraId="225B9C1A" w16cid:durableId="1AA8E2F6"/>
  <w16cid:commentId w16cid:paraId="2F80690A" w16cid:durableId="34395E5A"/>
  <w16cid:commentId w16cid:paraId="71F98829" w16cid:durableId="71F98829"/>
  <w16cid:commentId w16cid:paraId="7F6DBDE5" w16cid:durableId="7F6DBDE5"/>
  <w16cid:commentId w16cid:paraId="77284C83" w16cid:durableId="77284C83"/>
  <w16cid:commentId w16cid:paraId="6C9E0DD0" w16cid:durableId="6C9E0DD0"/>
  <w16cid:commentId w16cid:paraId="34C831E7" w16cid:durableId="34C831E7"/>
  <w16cid:commentId w16cid:paraId="4A16E9A9" w16cid:durableId="4A16E9A9"/>
  <w16cid:commentId w16cid:paraId="2C53B6F4" w16cid:durableId="2C53B6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630EB" w14:textId="77777777" w:rsidR="00DE6DF5" w:rsidRDefault="00DE6DF5">
      <w:r>
        <w:separator/>
      </w:r>
    </w:p>
  </w:endnote>
  <w:endnote w:type="continuationSeparator" w:id="0">
    <w:p w14:paraId="65B27BA0" w14:textId="77777777" w:rsidR="00DE6DF5" w:rsidRDefault="00DE6D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楷体_GB2312">
    <w:altName w:val="楷体"/>
    <w:charset w:val="00"/>
    <w:family w:val="auto"/>
    <w:pitch w:val="default"/>
  </w:font>
  <w:font w:name="Helvetica">
    <w:panose1 w:val="020B0604020202020204"/>
    <w:charset w:val="00"/>
    <w:family w:val="swiss"/>
    <w:pitch w:val="default"/>
    <w:sig w:usb0="00000000" w:usb1="00000000"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2907B" w14:textId="77777777" w:rsidR="00DA4276" w:rsidRDefault="00000000">
    <w:pPr>
      <w:pStyle w:val="a8"/>
    </w:pPr>
    <w:r>
      <w:rPr>
        <w:noProof/>
      </w:rPr>
      <mc:AlternateContent>
        <mc:Choice Requires="wps">
          <w:drawing>
            <wp:anchor distT="0" distB="0" distL="114300" distR="114300" simplePos="0" relativeHeight="251659264" behindDoc="0" locked="0" layoutInCell="1" allowOverlap="1" wp14:anchorId="339CAF79" wp14:editId="1D0483C9">
              <wp:simplePos x="0" y="0"/>
              <wp:positionH relativeFrom="margin">
                <wp:align>center</wp:align>
              </wp:positionH>
              <wp:positionV relativeFrom="paragraph">
                <wp:posOffset>0</wp:posOffset>
              </wp:positionV>
              <wp:extent cx="58420" cy="1397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58420" cy="139700"/>
                      </a:xfrm>
                      <a:prstGeom prst="rect">
                        <a:avLst/>
                      </a:prstGeom>
                      <a:noFill/>
                      <a:ln w="6350">
                        <a:noFill/>
                      </a:ln>
                    </wps:spPr>
                    <wps:txbx>
                      <w:txbxContent>
                        <w:p w14:paraId="68D0271A" w14:textId="77777777" w:rsidR="00DA4276" w:rsidRDefault="00000000">
                          <w:pPr>
                            <w:pStyle w:val="a8"/>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39CAF79" id="_x0000_t202" coordsize="21600,21600" o:spt="202" path="m,l,21600r21600,l21600,xe">
              <v:stroke joinstyle="miter"/>
              <v:path gradientshapeok="t" o:connecttype="rect"/>
            </v:shapetype>
            <v:shape id="文本框 1" o:spid="_x0000_s1026" type="#_x0000_t202" style="position:absolute;margin-left:0;margin-top:0;width:4.6pt;height:11pt;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" filled="f" stroked="f" strokeweight=".5pt">
              <v:textbox style="mso-fit-shape-to-text:t" inset="0,0,0,0">
                <w:txbxContent>
                  <w:p w14:paraId="68D0271A" w14:textId="77777777" w:rsidR="00DA4276" w:rsidRDefault="00000000">
                    <w:pPr>
                      <w:pStyle w:val="a8"/>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40502" w14:textId="77777777" w:rsidR="00DE6DF5" w:rsidRDefault="00DE6DF5">
      <w:r>
        <w:separator/>
      </w:r>
    </w:p>
  </w:footnote>
  <w:footnote w:type="continuationSeparator" w:id="0">
    <w:p w14:paraId="7FF135A5" w14:textId="77777777" w:rsidR="00DE6DF5" w:rsidRDefault="00DE6D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F9BF83"/>
    <w:multiLevelType w:val="multilevel"/>
    <w:tmpl w:val="88F9BF8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 w15:restartNumberingAfterBreak="0">
    <w:nsid w:val="95063F53"/>
    <w:multiLevelType w:val="singleLevel"/>
    <w:tmpl w:val="95063F53"/>
    <w:lvl w:ilvl="0">
      <w:start w:val="1"/>
      <w:numFmt w:val="decimal"/>
      <w:suff w:val="nothing"/>
      <w:lvlText w:val="（%1）"/>
      <w:lvlJc w:val="left"/>
    </w:lvl>
  </w:abstractNum>
  <w:abstractNum w:abstractNumId="2" w15:restartNumberingAfterBreak="0">
    <w:nsid w:val="F920F455"/>
    <w:multiLevelType w:val="multilevel"/>
    <w:tmpl w:val="F920F45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019D21F5"/>
    <w:multiLevelType w:val="multilevel"/>
    <w:tmpl w:val="019D21F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3BAD27D"/>
    <w:multiLevelType w:val="multilevel"/>
    <w:tmpl w:val="03BAD27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5" w15:restartNumberingAfterBreak="0">
    <w:nsid w:val="07C6A060"/>
    <w:multiLevelType w:val="multilevel"/>
    <w:tmpl w:val="07C6A06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6" w15:restartNumberingAfterBreak="0">
    <w:nsid w:val="07CE2F7D"/>
    <w:multiLevelType w:val="multilevel"/>
    <w:tmpl w:val="07CE2F7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7" w15:restartNumberingAfterBreak="0">
    <w:nsid w:val="136ADE60"/>
    <w:multiLevelType w:val="multilevel"/>
    <w:tmpl w:val="136ADE60"/>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8" w15:restartNumberingAfterBreak="0">
    <w:nsid w:val="2C9576F0"/>
    <w:multiLevelType w:val="singleLevel"/>
    <w:tmpl w:val="2C9576F0"/>
    <w:lvl w:ilvl="0">
      <w:start w:val="1"/>
      <w:numFmt w:val="lowerLetter"/>
      <w:suff w:val="nothing"/>
      <w:lvlText w:val="（%1）"/>
      <w:lvlJc w:val="left"/>
    </w:lvl>
  </w:abstractNum>
  <w:abstractNum w:abstractNumId="9" w15:restartNumberingAfterBreak="0">
    <w:nsid w:val="38D3E57D"/>
    <w:multiLevelType w:val="multilevel"/>
    <w:tmpl w:val="38D3E57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0" w15:restartNumberingAfterBreak="0">
    <w:nsid w:val="396354D4"/>
    <w:multiLevelType w:val="multilevel"/>
    <w:tmpl w:val="396354D4"/>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71F58826"/>
    <w:multiLevelType w:val="multilevel"/>
    <w:tmpl w:val="71F5882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num w:numId="1" w16cid:durableId="113987254">
    <w:abstractNumId w:val="7"/>
  </w:num>
  <w:num w:numId="2" w16cid:durableId="589390832">
    <w:abstractNumId w:val="4"/>
  </w:num>
  <w:num w:numId="3" w16cid:durableId="77170280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1820201">
    <w:abstractNumId w:val="9"/>
  </w:num>
  <w:num w:numId="5" w16cid:durableId="188659957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62251511">
    <w:abstractNumId w:val="0"/>
  </w:num>
  <w:num w:numId="7" w16cid:durableId="4540997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96846869">
    <w:abstractNumId w:val="11"/>
  </w:num>
  <w:num w:numId="9" w16cid:durableId="9114300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97314689">
    <w:abstractNumId w:val="2"/>
  </w:num>
  <w:num w:numId="11" w16cid:durableId="3725345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462638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446731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40764024">
    <w:abstractNumId w:val="5"/>
  </w:num>
  <w:num w:numId="15" w16cid:durableId="1802066322">
    <w:abstractNumId w:val="6"/>
  </w:num>
  <w:num w:numId="16" w16cid:durableId="485129853">
    <w:abstractNumId w:val="3"/>
  </w:num>
  <w:num w:numId="17" w16cid:durableId="389768901">
    <w:abstractNumId w:val="10"/>
  </w:num>
  <w:num w:numId="18" w16cid:durableId="1507356757">
    <w:abstractNumId w:val="8"/>
  </w:num>
  <w:num w:numId="19" w16cid:durableId="211617466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179966">
    <w15:presenceInfo w15:providerId="AD" w15:userId="S::T179966@it.tencent.com::c824d3e7-08ef-4755-a202-60f2dbd32e94"/>
  </w15:person>
  <w15:person w15:author="syhnjs">
    <w15:presenceInfo w15:providerId="None" w15:userId="syhnjs"/>
  </w15:person>
  <w15:person w15:author="永涛 彭">
    <w15:presenceInfo w15:providerId="Windows Live" w15:userId="e99575075da601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trackRevision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17B"/>
    <w:rsid w:val="00006BFB"/>
    <w:rsid w:val="00006F3C"/>
    <w:rsid w:val="0001133E"/>
    <w:rsid w:val="00016349"/>
    <w:rsid w:val="0002498E"/>
    <w:rsid w:val="00050392"/>
    <w:rsid w:val="000519FC"/>
    <w:rsid w:val="00053BA9"/>
    <w:rsid w:val="00056831"/>
    <w:rsid w:val="00072F93"/>
    <w:rsid w:val="0007617F"/>
    <w:rsid w:val="000918FB"/>
    <w:rsid w:val="0009622D"/>
    <w:rsid w:val="000974AD"/>
    <w:rsid w:val="000A217B"/>
    <w:rsid w:val="000C0024"/>
    <w:rsid w:val="000C04F8"/>
    <w:rsid w:val="000F6FD9"/>
    <w:rsid w:val="000F79BF"/>
    <w:rsid w:val="00103DAD"/>
    <w:rsid w:val="001218F4"/>
    <w:rsid w:val="00125D55"/>
    <w:rsid w:val="001632A7"/>
    <w:rsid w:val="001851F5"/>
    <w:rsid w:val="001863EC"/>
    <w:rsid w:val="001C3844"/>
    <w:rsid w:val="001D55CC"/>
    <w:rsid w:val="001F63F8"/>
    <w:rsid w:val="00244763"/>
    <w:rsid w:val="00287263"/>
    <w:rsid w:val="002B0FE2"/>
    <w:rsid w:val="002B3F5D"/>
    <w:rsid w:val="002E17AC"/>
    <w:rsid w:val="003125F1"/>
    <w:rsid w:val="00316318"/>
    <w:rsid w:val="0033548A"/>
    <w:rsid w:val="00335C6E"/>
    <w:rsid w:val="003530D6"/>
    <w:rsid w:val="00354AE7"/>
    <w:rsid w:val="00370146"/>
    <w:rsid w:val="00383E20"/>
    <w:rsid w:val="003843E4"/>
    <w:rsid w:val="003B7377"/>
    <w:rsid w:val="003D483D"/>
    <w:rsid w:val="003F6CDC"/>
    <w:rsid w:val="0042114D"/>
    <w:rsid w:val="00423D65"/>
    <w:rsid w:val="00432A14"/>
    <w:rsid w:val="004336A6"/>
    <w:rsid w:val="00444169"/>
    <w:rsid w:val="004703D6"/>
    <w:rsid w:val="0049568D"/>
    <w:rsid w:val="004C1C3F"/>
    <w:rsid w:val="00514CE9"/>
    <w:rsid w:val="0052690C"/>
    <w:rsid w:val="0054777E"/>
    <w:rsid w:val="005907F2"/>
    <w:rsid w:val="0059254A"/>
    <w:rsid w:val="005D0091"/>
    <w:rsid w:val="005D7ABF"/>
    <w:rsid w:val="005E0A1D"/>
    <w:rsid w:val="006228D2"/>
    <w:rsid w:val="00672B97"/>
    <w:rsid w:val="006A235C"/>
    <w:rsid w:val="006A579F"/>
    <w:rsid w:val="006C4A5F"/>
    <w:rsid w:val="006D35BC"/>
    <w:rsid w:val="006E4D15"/>
    <w:rsid w:val="0070092F"/>
    <w:rsid w:val="007036A5"/>
    <w:rsid w:val="00714531"/>
    <w:rsid w:val="00777816"/>
    <w:rsid w:val="00794A11"/>
    <w:rsid w:val="007A387B"/>
    <w:rsid w:val="007C3209"/>
    <w:rsid w:val="007D110D"/>
    <w:rsid w:val="007F13D9"/>
    <w:rsid w:val="00804DA5"/>
    <w:rsid w:val="008222F4"/>
    <w:rsid w:val="00822C2B"/>
    <w:rsid w:val="00844E3E"/>
    <w:rsid w:val="00852223"/>
    <w:rsid w:val="00860F48"/>
    <w:rsid w:val="008617ED"/>
    <w:rsid w:val="008864F1"/>
    <w:rsid w:val="008A23E9"/>
    <w:rsid w:val="008B0362"/>
    <w:rsid w:val="008B036C"/>
    <w:rsid w:val="008E3BB8"/>
    <w:rsid w:val="00917ADF"/>
    <w:rsid w:val="009354D5"/>
    <w:rsid w:val="009412CE"/>
    <w:rsid w:val="009601F3"/>
    <w:rsid w:val="00972F04"/>
    <w:rsid w:val="009B2FE1"/>
    <w:rsid w:val="009C0864"/>
    <w:rsid w:val="009E3AFD"/>
    <w:rsid w:val="009F64F3"/>
    <w:rsid w:val="00A01F0B"/>
    <w:rsid w:val="00A0525A"/>
    <w:rsid w:val="00A22283"/>
    <w:rsid w:val="00A31139"/>
    <w:rsid w:val="00A358F1"/>
    <w:rsid w:val="00A51CB4"/>
    <w:rsid w:val="00A62A06"/>
    <w:rsid w:val="00A67F36"/>
    <w:rsid w:val="00A775E2"/>
    <w:rsid w:val="00A87104"/>
    <w:rsid w:val="00AA55D9"/>
    <w:rsid w:val="00B61B2F"/>
    <w:rsid w:val="00B9141A"/>
    <w:rsid w:val="00BB31D2"/>
    <w:rsid w:val="00BF356B"/>
    <w:rsid w:val="00BF4C6E"/>
    <w:rsid w:val="00BF5973"/>
    <w:rsid w:val="00BF6875"/>
    <w:rsid w:val="00BF792D"/>
    <w:rsid w:val="00C051C4"/>
    <w:rsid w:val="00C1544A"/>
    <w:rsid w:val="00C33D51"/>
    <w:rsid w:val="00C50FB1"/>
    <w:rsid w:val="00C712D5"/>
    <w:rsid w:val="00C864CD"/>
    <w:rsid w:val="00CA5B90"/>
    <w:rsid w:val="00CA7668"/>
    <w:rsid w:val="00CB2AF8"/>
    <w:rsid w:val="00CB7976"/>
    <w:rsid w:val="00CC5F21"/>
    <w:rsid w:val="00CD1409"/>
    <w:rsid w:val="00CD3F92"/>
    <w:rsid w:val="00CF424F"/>
    <w:rsid w:val="00D00F9F"/>
    <w:rsid w:val="00D5149D"/>
    <w:rsid w:val="00D54404"/>
    <w:rsid w:val="00D62C0F"/>
    <w:rsid w:val="00D65A7A"/>
    <w:rsid w:val="00D65B4E"/>
    <w:rsid w:val="00D66C89"/>
    <w:rsid w:val="00D949D4"/>
    <w:rsid w:val="00DA4276"/>
    <w:rsid w:val="00DB6767"/>
    <w:rsid w:val="00DB6BEC"/>
    <w:rsid w:val="00DE6DF5"/>
    <w:rsid w:val="00DF6ED0"/>
    <w:rsid w:val="00E339C5"/>
    <w:rsid w:val="00E51EC1"/>
    <w:rsid w:val="00E5547E"/>
    <w:rsid w:val="00E57FDD"/>
    <w:rsid w:val="00E70494"/>
    <w:rsid w:val="00E80304"/>
    <w:rsid w:val="00E9710C"/>
    <w:rsid w:val="00E975E2"/>
    <w:rsid w:val="00ED7ED5"/>
    <w:rsid w:val="00F03C77"/>
    <w:rsid w:val="00F50E6E"/>
    <w:rsid w:val="00F51442"/>
    <w:rsid w:val="00F77DC3"/>
    <w:rsid w:val="00F848A5"/>
    <w:rsid w:val="00FA2D7B"/>
    <w:rsid w:val="00FB6082"/>
    <w:rsid w:val="00FC12F6"/>
    <w:rsid w:val="033C017A"/>
    <w:rsid w:val="0A5D4C96"/>
    <w:rsid w:val="0ED8641C"/>
    <w:rsid w:val="16AE7042"/>
    <w:rsid w:val="16C25988"/>
    <w:rsid w:val="17123600"/>
    <w:rsid w:val="1D685B57"/>
    <w:rsid w:val="1E2C6E7A"/>
    <w:rsid w:val="1EEE19BD"/>
    <w:rsid w:val="2028187B"/>
    <w:rsid w:val="21D94BB7"/>
    <w:rsid w:val="222304CA"/>
    <w:rsid w:val="264A194A"/>
    <w:rsid w:val="26AB79F5"/>
    <w:rsid w:val="2D016192"/>
    <w:rsid w:val="2D8A43D9"/>
    <w:rsid w:val="2DFE0923"/>
    <w:rsid w:val="30ED0676"/>
    <w:rsid w:val="324C5979"/>
    <w:rsid w:val="32B51F25"/>
    <w:rsid w:val="34BF2E1A"/>
    <w:rsid w:val="36925820"/>
    <w:rsid w:val="36DA3E95"/>
    <w:rsid w:val="3CD74F38"/>
    <w:rsid w:val="41E857D0"/>
    <w:rsid w:val="439C08EA"/>
    <w:rsid w:val="465D3E32"/>
    <w:rsid w:val="4B035902"/>
    <w:rsid w:val="4B210939"/>
    <w:rsid w:val="4E1B433D"/>
    <w:rsid w:val="4F8E7901"/>
    <w:rsid w:val="51B67704"/>
    <w:rsid w:val="56344552"/>
    <w:rsid w:val="611A7432"/>
    <w:rsid w:val="63BF7C32"/>
    <w:rsid w:val="6A8B4D12"/>
    <w:rsid w:val="6C1F10C6"/>
    <w:rsid w:val="73527C8B"/>
    <w:rsid w:val="75AD5CDC"/>
    <w:rsid w:val="75FF3DDF"/>
    <w:rsid w:val="78BA5280"/>
    <w:rsid w:val="7BE42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9E1270"/>
  <w15:docId w15:val="{668B618C-33C4-4B65-95D0-72F48CF75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unhideWhenUsed="1" w:qFormat="1"/>
    <w:lsdException w:name="caption" w:uiPriority="35" w:qFormat="1"/>
    <w:lsdException w:name="annotation reference"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B0362"/>
    <w:pPr>
      <w:widowControl w:val="0"/>
      <w:jc w:val="both"/>
    </w:pPr>
    <w:rPr>
      <w:kern w:val="2"/>
      <w:sz w:val="21"/>
      <w:szCs w:val="24"/>
    </w:rPr>
  </w:style>
  <w:style w:type="paragraph" w:styleId="3">
    <w:name w:val="heading 3"/>
    <w:basedOn w:val="a"/>
    <w:next w:val="a"/>
    <w:link w:val="30"/>
    <w:qFormat/>
    <w:pPr>
      <w:spacing w:before="100" w:beforeAutospacing="1" w:after="100" w:afterAutospacing="1"/>
      <w:jc w:val="left"/>
      <w:outlineLvl w:val="2"/>
    </w:pPr>
    <w:rPr>
      <w:rFonts w:ascii="宋体" w:hAnsi="宋体"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hAnsi="宋体"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rFonts w:ascii="Calibri Light" w:eastAsia="黑体" w:hAnsi="Calibri Light"/>
      <w:sz w:val="20"/>
      <w:szCs w:val="20"/>
    </w:rPr>
  </w:style>
  <w:style w:type="paragraph" w:styleId="a4">
    <w:name w:val="annotation text"/>
    <w:basedOn w:val="a"/>
    <w:link w:val="a5"/>
    <w:qFormat/>
    <w:pPr>
      <w:jc w:val="left"/>
    </w:pPr>
  </w:style>
  <w:style w:type="paragraph" w:styleId="a6">
    <w:name w:val="Balloon Text"/>
    <w:basedOn w:val="a"/>
    <w:link w:val="a7"/>
    <w:qFormat/>
    <w:rPr>
      <w:sz w:val="18"/>
      <w:szCs w:val="18"/>
    </w:rPr>
  </w:style>
  <w:style w:type="paragraph" w:styleId="a8">
    <w:name w:val="footer"/>
    <w:basedOn w:val="a"/>
    <w:uiPriority w:val="99"/>
    <w:unhideWhenUsed/>
    <w:qFormat/>
    <w:pPr>
      <w:tabs>
        <w:tab w:val="center" w:pos="4153"/>
        <w:tab w:val="right" w:pos="8306"/>
      </w:tabs>
      <w:snapToGrid w:val="0"/>
      <w:jc w:val="left"/>
    </w:pPr>
    <w:rPr>
      <w:rFonts w:ascii="Calibri" w:hAnsi="Calibri"/>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b">
    <w:name w:val="Normal (Web)"/>
    <w:basedOn w:val="a"/>
    <w:qFormat/>
    <w:pPr>
      <w:spacing w:before="100" w:beforeAutospacing="1" w:after="100" w:afterAutospacing="1"/>
      <w:jc w:val="left"/>
    </w:pPr>
    <w:rPr>
      <w:kern w:val="0"/>
      <w:sz w:val="24"/>
    </w:rPr>
  </w:style>
  <w:style w:type="paragraph" w:styleId="ac">
    <w:name w:val="annotation subject"/>
    <w:basedOn w:val="a4"/>
    <w:next w:val="a4"/>
    <w:link w:val="a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qFormat/>
    <w:rPr>
      <w:b/>
    </w:rPr>
  </w:style>
  <w:style w:type="character" w:styleId="HTML0">
    <w:name w:val="HTML Code"/>
    <w:basedOn w:val="a0"/>
    <w:qFormat/>
    <w:rPr>
      <w:rFonts w:ascii="Courier New" w:hAnsi="Courier New"/>
      <w:sz w:val="20"/>
    </w:rPr>
  </w:style>
  <w:style w:type="character" w:styleId="af0">
    <w:name w:val="annotation reference"/>
    <w:basedOn w:val="a0"/>
    <w:qFormat/>
    <w:rPr>
      <w:sz w:val="21"/>
      <w:szCs w:val="21"/>
    </w:rPr>
  </w:style>
  <w:style w:type="character" w:customStyle="1" w:styleId="a5">
    <w:name w:val="批注文字 字符"/>
    <w:basedOn w:val="a0"/>
    <w:link w:val="a4"/>
    <w:qFormat/>
    <w:rPr>
      <w:kern w:val="2"/>
      <w:sz w:val="21"/>
      <w:szCs w:val="24"/>
    </w:rPr>
  </w:style>
  <w:style w:type="character" w:customStyle="1" w:styleId="ad">
    <w:name w:val="批注主题 字符"/>
    <w:basedOn w:val="a5"/>
    <w:link w:val="ac"/>
    <w:qFormat/>
    <w:rPr>
      <w:b/>
      <w:bCs/>
      <w:kern w:val="2"/>
      <w:sz w:val="21"/>
      <w:szCs w:val="24"/>
    </w:rPr>
  </w:style>
  <w:style w:type="paragraph" w:customStyle="1" w:styleId="EndNoteBibliography">
    <w:name w:val="EndNote Bibliography"/>
    <w:basedOn w:val="a"/>
    <w:qFormat/>
    <w:rPr>
      <w:sz w:val="20"/>
      <w:szCs w:val="21"/>
    </w:rPr>
  </w:style>
  <w:style w:type="paragraph" w:styleId="af1">
    <w:name w:val="List Paragraph"/>
    <w:basedOn w:val="a"/>
    <w:uiPriority w:val="34"/>
    <w:qFormat/>
    <w:pPr>
      <w:ind w:firstLineChars="200" w:firstLine="420"/>
    </w:pPr>
  </w:style>
  <w:style w:type="paragraph" w:customStyle="1" w:styleId="1">
    <w:name w:val="修订1"/>
    <w:uiPriority w:val="99"/>
    <w:unhideWhenUsed/>
    <w:qFormat/>
    <w:rPr>
      <w:kern w:val="2"/>
      <w:sz w:val="21"/>
      <w:szCs w:val="24"/>
    </w:rPr>
  </w:style>
  <w:style w:type="character" w:styleId="af2">
    <w:name w:val="Placeholder Text"/>
    <w:basedOn w:val="a0"/>
    <w:uiPriority w:val="99"/>
    <w:unhideWhenUsed/>
    <w:qFormat/>
    <w:rPr>
      <w:color w:val="666666"/>
    </w:rPr>
  </w:style>
  <w:style w:type="character" w:customStyle="1" w:styleId="a7">
    <w:name w:val="批注框文本 字符"/>
    <w:basedOn w:val="a0"/>
    <w:link w:val="a6"/>
    <w:qFormat/>
    <w:rPr>
      <w:kern w:val="2"/>
      <w:sz w:val="18"/>
      <w:szCs w:val="18"/>
    </w:rPr>
  </w:style>
  <w:style w:type="paragraph" w:customStyle="1" w:styleId="2">
    <w:name w:val="修订2"/>
    <w:hidden/>
    <w:uiPriority w:val="99"/>
    <w:unhideWhenUsed/>
    <w:qFormat/>
    <w:rPr>
      <w:kern w:val="2"/>
      <w:sz w:val="21"/>
      <w:szCs w:val="24"/>
    </w:rPr>
  </w:style>
  <w:style w:type="paragraph" w:customStyle="1" w:styleId="31">
    <w:name w:val="修订3"/>
    <w:hidden/>
    <w:uiPriority w:val="99"/>
    <w:unhideWhenUsed/>
    <w:qFormat/>
    <w:rPr>
      <w:kern w:val="2"/>
      <w:sz w:val="21"/>
      <w:szCs w:val="24"/>
    </w:rPr>
  </w:style>
  <w:style w:type="character" w:customStyle="1" w:styleId="aa">
    <w:name w:val="页眉 字符"/>
    <w:basedOn w:val="a0"/>
    <w:link w:val="a9"/>
    <w:qFormat/>
    <w:rPr>
      <w:kern w:val="2"/>
      <w:sz w:val="18"/>
      <w:szCs w:val="18"/>
    </w:rPr>
  </w:style>
  <w:style w:type="paragraph" w:styleId="af3">
    <w:name w:val="Revision"/>
    <w:hidden/>
    <w:uiPriority w:val="99"/>
    <w:unhideWhenUsed/>
    <w:rsid w:val="00C50FB1"/>
    <w:rPr>
      <w:kern w:val="2"/>
      <w:sz w:val="21"/>
      <w:szCs w:val="24"/>
    </w:rPr>
  </w:style>
  <w:style w:type="character" w:customStyle="1" w:styleId="30">
    <w:name w:val="标题 3 字符"/>
    <w:basedOn w:val="a0"/>
    <w:link w:val="3"/>
    <w:rsid w:val="00672B97"/>
    <w:rPr>
      <w:rFonts w:ascii="宋体" w:hAnsi="宋体"/>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560855">
      <w:bodyDiv w:val="1"/>
      <w:marLeft w:val="0"/>
      <w:marRight w:val="0"/>
      <w:marTop w:val="0"/>
      <w:marBottom w:val="0"/>
      <w:divBdr>
        <w:top w:val="none" w:sz="0" w:space="0" w:color="auto"/>
        <w:left w:val="none" w:sz="0" w:space="0" w:color="auto"/>
        <w:bottom w:val="none" w:sz="0" w:space="0" w:color="auto"/>
        <w:right w:val="none" w:sz="0" w:space="0" w:color="auto"/>
      </w:divBdr>
    </w:div>
    <w:div w:id="3035059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51.wmf"/><Relationship Id="rId21" Type="http://schemas.openxmlformats.org/officeDocument/2006/relationships/oleObject" Target="embeddings/oleObject5.bin"/><Relationship Id="rId42" Type="http://schemas.openxmlformats.org/officeDocument/2006/relationships/image" Target="media/image17.wmf"/><Relationship Id="rId63" Type="http://schemas.openxmlformats.org/officeDocument/2006/relationships/image" Target="media/image25.wmf"/><Relationship Id="rId84" Type="http://schemas.openxmlformats.org/officeDocument/2006/relationships/image" Target="media/image35.wmf"/><Relationship Id="rId138" Type="http://schemas.openxmlformats.org/officeDocument/2006/relationships/image" Target="media/image61.wmf"/><Relationship Id="rId159" Type="http://schemas.openxmlformats.org/officeDocument/2006/relationships/oleObject" Target="embeddings/oleObject78.bin"/><Relationship Id="rId170" Type="http://schemas.openxmlformats.org/officeDocument/2006/relationships/image" Target="media/image77.wmf"/><Relationship Id="rId191" Type="http://schemas.openxmlformats.org/officeDocument/2006/relationships/image" Target="media/image85.wmf"/><Relationship Id="rId205" Type="http://schemas.microsoft.com/office/2011/relationships/people" Target="people.xml"/><Relationship Id="rId107" Type="http://schemas.openxmlformats.org/officeDocument/2006/relationships/image" Target="media/image46.wmf"/><Relationship Id="rId11" Type="http://schemas.microsoft.com/office/2016/09/relationships/commentsIds" Target="commentsIds.xml"/><Relationship Id="rId32" Type="http://schemas.openxmlformats.org/officeDocument/2006/relationships/image" Target="media/image12.wmf"/><Relationship Id="rId53" Type="http://schemas.openxmlformats.org/officeDocument/2006/relationships/oleObject" Target="embeddings/oleObject22.bin"/><Relationship Id="rId74" Type="http://schemas.openxmlformats.org/officeDocument/2006/relationships/image" Target="media/image30.wmf"/><Relationship Id="rId128" Type="http://schemas.openxmlformats.org/officeDocument/2006/relationships/image" Target="media/image57.wmf"/><Relationship Id="rId149" Type="http://schemas.openxmlformats.org/officeDocument/2006/relationships/oleObject" Target="embeddings/oleObject73.bin"/><Relationship Id="rId5" Type="http://schemas.openxmlformats.org/officeDocument/2006/relationships/webSettings" Target="webSettings.xml"/><Relationship Id="rId95" Type="http://schemas.openxmlformats.org/officeDocument/2006/relationships/oleObject" Target="embeddings/oleObject45.bin"/><Relationship Id="rId160" Type="http://schemas.openxmlformats.org/officeDocument/2006/relationships/image" Target="media/image72.wmf"/><Relationship Id="rId181" Type="http://schemas.openxmlformats.org/officeDocument/2006/relationships/oleObject" Target="embeddings/oleObject90.bin"/><Relationship Id="rId22" Type="http://schemas.openxmlformats.org/officeDocument/2006/relationships/image" Target="media/image7.wmf"/><Relationship Id="rId43" Type="http://schemas.openxmlformats.org/officeDocument/2006/relationships/oleObject" Target="embeddings/oleObject16.bin"/><Relationship Id="rId64" Type="http://schemas.openxmlformats.org/officeDocument/2006/relationships/oleObject" Target="embeddings/oleObject29.bin"/><Relationship Id="rId118" Type="http://schemas.openxmlformats.org/officeDocument/2006/relationships/oleObject" Target="embeddings/oleObject57.bin"/><Relationship Id="rId139" Type="http://schemas.openxmlformats.org/officeDocument/2006/relationships/oleObject" Target="embeddings/oleObject68.bin"/><Relationship Id="rId85" Type="http://schemas.openxmlformats.org/officeDocument/2006/relationships/oleObject" Target="embeddings/oleObject40.bin"/><Relationship Id="rId150" Type="http://schemas.openxmlformats.org/officeDocument/2006/relationships/image" Target="media/image67.wmf"/><Relationship Id="rId171" Type="http://schemas.openxmlformats.org/officeDocument/2006/relationships/oleObject" Target="embeddings/oleObject84.bin"/><Relationship Id="rId192" Type="http://schemas.openxmlformats.org/officeDocument/2006/relationships/oleObject" Target="embeddings/oleObject97.bin"/><Relationship Id="rId206" Type="http://schemas.openxmlformats.org/officeDocument/2006/relationships/theme" Target="theme/theme1.xml"/><Relationship Id="rId12" Type="http://schemas.openxmlformats.org/officeDocument/2006/relationships/image" Target="media/image2.wmf"/><Relationship Id="rId33" Type="http://schemas.openxmlformats.org/officeDocument/2006/relationships/oleObject" Target="embeddings/oleObject11.bin"/><Relationship Id="rId108" Type="http://schemas.openxmlformats.org/officeDocument/2006/relationships/oleObject" Target="embeddings/oleObject52.bin"/><Relationship Id="rId129" Type="http://schemas.openxmlformats.org/officeDocument/2006/relationships/oleObject" Target="embeddings/oleObject62.bin"/><Relationship Id="rId54" Type="http://schemas.openxmlformats.org/officeDocument/2006/relationships/oleObject" Target="embeddings/oleObject23.bin"/><Relationship Id="rId75" Type="http://schemas.openxmlformats.org/officeDocument/2006/relationships/oleObject" Target="embeddings/oleObject35.bin"/><Relationship Id="rId96" Type="http://schemas.openxmlformats.org/officeDocument/2006/relationships/image" Target="media/image41.wmf"/><Relationship Id="rId140" Type="http://schemas.openxmlformats.org/officeDocument/2006/relationships/image" Target="media/image62.wmf"/><Relationship Id="rId161" Type="http://schemas.openxmlformats.org/officeDocument/2006/relationships/oleObject" Target="embeddings/oleObject79.bin"/><Relationship Id="rId182" Type="http://schemas.openxmlformats.org/officeDocument/2006/relationships/oleObject" Target="embeddings/oleObject91.bin"/><Relationship Id="rId6" Type="http://schemas.openxmlformats.org/officeDocument/2006/relationships/footnotes" Target="footnotes.xml"/><Relationship Id="rId23" Type="http://schemas.openxmlformats.org/officeDocument/2006/relationships/oleObject" Target="embeddings/oleObject6.bin"/><Relationship Id="rId119" Type="http://schemas.openxmlformats.org/officeDocument/2006/relationships/image" Target="media/image52.wmf"/><Relationship Id="rId44" Type="http://schemas.openxmlformats.org/officeDocument/2006/relationships/image" Target="media/image18.wmf"/><Relationship Id="rId65" Type="http://schemas.openxmlformats.org/officeDocument/2006/relationships/image" Target="media/image26.wmf"/><Relationship Id="rId86" Type="http://schemas.openxmlformats.org/officeDocument/2006/relationships/image" Target="media/image36.wmf"/><Relationship Id="rId130" Type="http://schemas.openxmlformats.org/officeDocument/2006/relationships/image" Target="media/image58.wmf"/><Relationship Id="rId151" Type="http://schemas.openxmlformats.org/officeDocument/2006/relationships/oleObject" Target="embeddings/oleObject74.bin"/><Relationship Id="rId172" Type="http://schemas.openxmlformats.org/officeDocument/2006/relationships/image" Target="media/image78.wmf"/><Relationship Id="rId193" Type="http://schemas.openxmlformats.org/officeDocument/2006/relationships/image" Target="media/image86.wmf"/><Relationship Id="rId13" Type="http://schemas.openxmlformats.org/officeDocument/2006/relationships/oleObject" Target="embeddings/oleObject1.bin"/><Relationship Id="rId109" Type="http://schemas.openxmlformats.org/officeDocument/2006/relationships/image" Target="media/image47.wmf"/><Relationship Id="rId34" Type="http://schemas.openxmlformats.org/officeDocument/2006/relationships/image" Target="media/image13.wmf"/><Relationship Id="rId55" Type="http://schemas.openxmlformats.org/officeDocument/2006/relationships/image" Target="media/image22.wmf"/><Relationship Id="rId76" Type="http://schemas.openxmlformats.org/officeDocument/2006/relationships/image" Target="media/image31.wmf"/><Relationship Id="rId97" Type="http://schemas.openxmlformats.org/officeDocument/2006/relationships/oleObject" Target="embeddings/oleObject46.bin"/><Relationship Id="rId120" Type="http://schemas.openxmlformats.org/officeDocument/2006/relationships/oleObject" Target="embeddings/oleObject58.bin"/><Relationship Id="rId141" Type="http://schemas.openxmlformats.org/officeDocument/2006/relationships/oleObject" Target="embeddings/oleObject69.bin"/><Relationship Id="rId7" Type="http://schemas.openxmlformats.org/officeDocument/2006/relationships/endnotes" Target="endnotes.xml"/><Relationship Id="rId162" Type="http://schemas.openxmlformats.org/officeDocument/2006/relationships/image" Target="media/image73.wmf"/><Relationship Id="rId183" Type="http://schemas.openxmlformats.org/officeDocument/2006/relationships/oleObject" Target="embeddings/oleObject92.bin"/><Relationship Id="rId24" Type="http://schemas.openxmlformats.org/officeDocument/2006/relationships/image" Target="media/image8.wmf"/><Relationship Id="rId40" Type="http://schemas.openxmlformats.org/officeDocument/2006/relationships/image" Target="media/image16.wmf"/><Relationship Id="rId45" Type="http://schemas.openxmlformats.org/officeDocument/2006/relationships/oleObject" Target="embeddings/oleObject17.bin"/><Relationship Id="rId66" Type="http://schemas.openxmlformats.org/officeDocument/2006/relationships/oleObject" Target="embeddings/oleObject30.bin"/><Relationship Id="rId87" Type="http://schemas.openxmlformats.org/officeDocument/2006/relationships/oleObject" Target="embeddings/oleObject41.bin"/><Relationship Id="rId110" Type="http://schemas.openxmlformats.org/officeDocument/2006/relationships/oleObject" Target="embeddings/oleObject53.bin"/><Relationship Id="rId115" Type="http://schemas.openxmlformats.org/officeDocument/2006/relationships/image" Target="media/image50.wmf"/><Relationship Id="rId131" Type="http://schemas.openxmlformats.org/officeDocument/2006/relationships/oleObject" Target="embeddings/oleObject63.bin"/><Relationship Id="rId136" Type="http://schemas.openxmlformats.org/officeDocument/2006/relationships/image" Target="media/image60.wmf"/><Relationship Id="rId157" Type="http://schemas.openxmlformats.org/officeDocument/2006/relationships/oleObject" Target="embeddings/oleObject77.bin"/><Relationship Id="rId178" Type="http://schemas.openxmlformats.org/officeDocument/2006/relationships/oleObject" Target="embeddings/oleObject88.bin"/><Relationship Id="rId61" Type="http://schemas.openxmlformats.org/officeDocument/2006/relationships/oleObject" Target="embeddings/oleObject27.bin"/><Relationship Id="rId82" Type="http://schemas.openxmlformats.org/officeDocument/2006/relationships/image" Target="media/image34.wmf"/><Relationship Id="rId152" Type="http://schemas.openxmlformats.org/officeDocument/2006/relationships/image" Target="media/image68.wmf"/><Relationship Id="rId173" Type="http://schemas.openxmlformats.org/officeDocument/2006/relationships/oleObject" Target="embeddings/oleObject85.bin"/><Relationship Id="rId194" Type="http://schemas.openxmlformats.org/officeDocument/2006/relationships/oleObject" Target="embeddings/oleObject98.bin"/><Relationship Id="rId199" Type="http://schemas.openxmlformats.org/officeDocument/2006/relationships/image" Target="media/image89.wmf"/><Relationship Id="rId203" Type="http://schemas.openxmlformats.org/officeDocument/2006/relationships/footer" Target="footer1.xml"/><Relationship Id="rId19" Type="http://schemas.openxmlformats.org/officeDocument/2006/relationships/oleObject" Target="embeddings/oleObject4.bin"/><Relationship Id="rId14" Type="http://schemas.openxmlformats.org/officeDocument/2006/relationships/image" Target="media/image3.wmf"/><Relationship Id="rId30" Type="http://schemas.openxmlformats.org/officeDocument/2006/relationships/image" Target="media/image11.wmf"/><Relationship Id="rId35" Type="http://schemas.openxmlformats.org/officeDocument/2006/relationships/oleObject" Target="embeddings/oleObject12.bin"/><Relationship Id="rId56" Type="http://schemas.openxmlformats.org/officeDocument/2006/relationships/oleObject" Target="embeddings/oleObject24.bin"/><Relationship Id="rId77" Type="http://schemas.openxmlformats.org/officeDocument/2006/relationships/oleObject" Target="embeddings/oleObject36.bin"/><Relationship Id="rId100" Type="http://schemas.openxmlformats.org/officeDocument/2006/relationships/image" Target="media/image43.wmf"/><Relationship Id="rId105" Type="http://schemas.openxmlformats.org/officeDocument/2006/relationships/image" Target="media/image45.wmf"/><Relationship Id="rId126" Type="http://schemas.openxmlformats.org/officeDocument/2006/relationships/image" Target="media/image56.wmf"/><Relationship Id="rId147" Type="http://schemas.openxmlformats.org/officeDocument/2006/relationships/oleObject" Target="embeddings/oleObject72.bin"/><Relationship Id="rId168" Type="http://schemas.openxmlformats.org/officeDocument/2006/relationships/image" Target="media/image76.wmf"/><Relationship Id="rId8" Type="http://schemas.openxmlformats.org/officeDocument/2006/relationships/image" Target="media/image1.png"/><Relationship Id="rId51" Type="http://schemas.openxmlformats.org/officeDocument/2006/relationships/oleObject" Target="embeddings/oleObject21.bin"/><Relationship Id="rId72" Type="http://schemas.openxmlformats.org/officeDocument/2006/relationships/oleObject" Target="embeddings/oleObject33.bin"/><Relationship Id="rId93" Type="http://schemas.openxmlformats.org/officeDocument/2006/relationships/oleObject" Target="embeddings/oleObject44.bin"/><Relationship Id="rId98" Type="http://schemas.openxmlformats.org/officeDocument/2006/relationships/image" Target="media/image42.wmf"/><Relationship Id="rId121" Type="http://schemas.openxmlformats.org/officeDocument/2006/relationships/image" Target="media/image53.wmf"/><Relationship Id="rId142" Type="http://schemas.openxmlformats.org/officeDocument/2006/relationships/image" Target="media/image63.wmf"/><Relationship Id="rId163" Type="http://schemas.openxmlformats.org/officeDocument/2006/relationships/oleObject" Target="embeddings/oleObject80.bin"/><Relationship Id="rId184" Type="http://schemas.openxmlformats.org/officeDocument/2006/relationships/oleObject" Target="embeddings/oleObject93.bin"/><Relationship Id="rId189" Type="http://schemas.openxmlformats.org/officeDocument/2006/relationships/image" Target="media/image84.wmf"/><Relationship Id="rId3" Type="http://schemas.openxmlformats.org/officeDocument/2006/relationships/styles" Target="styles.xml"/><Relationship Id="rId25" Type="http://schemas.openxmlformats.org/officeDocument/2006/relationships/oleObject" Target="embeddings/oleObject7.bin"/><Relationship Id="rId46" Type="http://schemas.openxmlformats.org/officeDocument/2006/relationships/oleObject" Target="embeddings/oleObject18.bin"/><Relationship Id="rId67" Type="http://schemas.openxmlformats.org/officeDocument/2006/relationships/image" Target="media/image27.wmf"/><Relationship Id="rId116" Type="http://schemas.openxmlformats.org/officeDocument/2006/relationships/oleObject" Target="embeddings/oleObject56.bin"/><Relationship Id="rId137" Type="http://schemas.openxmlformats.org/officeDocument/2006/relationships/oleObject" Target="embeddings/oleObject67.bin"/><Relationship Id="rId158" Type="http://schemas.openxmlformats.org/officeDocument/2006/relationships/image" Target="media/image71.wmf"/><Relationship Id="rId20" Type="http://schemas.openxmlformats.org/officeDocument/2006/relationships/image" Target="media/image6.wmf"/><Relationship Id="rId41" Type="http://schemas.openxmlformats.org/officeDocument/2006/relationships/oleObject" Target="embeddings/oleObject15.bin"/><Relationship Id="rId62" Type="http://schemas.openxmlformats.org/officeDocument/2006/relationships/oleObject" Target="embeddings/oleObject28.bin"/><Relationship Id="rId83" Type="http://schemas.openxmlformats.org/officeDocument/2006/relationships/oleObject" Target="embeddings/oleObject39.bin"/><Relationship Id="rId88" Type="http://schemas.openxmlformats.org/officeDocument/2006/relationships/image" Target="media/image37.wmf"/><Relationship Id="rId111" Type="http://schemas.openxmlformats.org/officeDocument/2006/relationships/image" Target="media/image48.wmf"/><Relationship Id="rId132" Type="http://schemas.openxmlformats.org/officeDocument/2006/relationships/image" Target="media/image59.wmf"/><Relationship Id="rId153" Type="http://schemas.openxmlformats.org/officeDocument/2006/relationships/oleObject" Target="embeddings/oleObject75.bin"/><Relationship Id="rId174" Type="http://schemas.openxmlformats.org/officeDocument/2006/relationships/oleObject" Target="embeddings/oleObject86.bin"/><Relationship Id="rId179" Type="http://schemas.openxmlformats.org/officeDocument/2006/relationships/image" Target="media/image81.wmf"/><Relationship Id="rId195" Type="http://schemas.openxmlformats.org/officeDocument/2006/relationships/image" Target="media/image87.wmf"/><Relationship Id="rId190" Type="http://schemas.openxmlformats.org/officeDocument/2006/relationships/oleObject" Target="embeddings/oleObject96.bin"/><Relationship Id="rId204" Type="http://schemas.openxmlformats.org/officeDocument/2006/relationships/fontTable" Target="fontTable.xml"/><Relationship Id="rId15" Type="http://schemas.openxmlformats.org/officeDocument/2006/relationships/oleObject" Target="embeddings/oleObject2.bin"/><Relationship Id="rId36" Type="http://schemas.openxmlformats.org/officeDocument/2006/relationships/image" Target="media/image14.wmf"/><Relationship Id="rId57" Type="http://schemas.openxmlformats.org/officeDocument/2006/relationships/image" Target="media/image23.wmf"/><Relationship Id="rId106" Type="http://schemas.openxmlformats.org/officeDocument/2006/relationships/oleObject" Target="embeddings/oleObject51.bin"/><Relationship Id="rId127" Type="http://schemas.openxmlformats.org/officeDocument/2006/relationships/oleObject" Target="embeddings/oleObject61.bin"/><Relationship Id="rId10" Type="http://schemas.microsoft.com/office/2011/relationships/commentsExtended" Target="commentsExtended.xml"/><Relationship Id="rId31" Type="http://schemas.openxmlformats.org/officeDocument/2006/relationships/oleObject" Target="embeddings/oleObject10.bin"/><Relationship Id="rId52" Type="http://schemas.openxmlformats.org/officeDocument/2006/relationships/image" Target="media/image21.wmf"/><Relationship Id="rId73" Type="http://schemas.openxmlformats.org/officeDocument/2006/relationships/oleObject" Target="embeddings/oleObject34.bin"/><Relationship Id="rId78" Type="http://schemas.openxmlformats.org/officeDocument/2006/relationships/image" Target="media/image32.wmf"/><Relationship Id="rId94" Type="http://schemas.openxmlformats.org/officeDocument/2006/relationships/image" Target="media/image40.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oleObject" Target="embeddings/oleObject59.bin"/><Relationship Id="rId143" Type="http://schemas.openxmlformats.org/officeDocument/2006/relationships/oleObject" Target="embeddings/oleObject70.bin"/><Relationship Id="rId148" Type="http://schemas.openxmlformats.org/officeDocument/2006/relationships/image" Target="media/image66.wmf"/><Relationship Id="rId164" Type="http://schemas.openxmlformats.org/officeDocument/2006/relationships/image" Target="media/image74.wmf"/><Relationship Id="rId169" Type="http://schemas.openxmlformats.org/officeDocument/2006/relationships/oleObject" Target="embeddings/oleObject83.bin"/><Relationship Id="rId185" Type="http://schemas.openxmlformats.org/officeDocument/2006/relationships/image" Target="media/image82.wmf"/><Relationship Id="rId4" Type="http://schemas.openxmlformats.org/officeDocument/2006/relationships/settings" Target="settings.xml"/><Relationship Id="rId9" Type="http://schemas.openxmlformats.org/officeDocument/2006/relationships/comments" Target="comments.xml"/><Relationship Id="rId180" Type="http://schemas.openxmlformats.org/officeDocument/2006/relationships/oleObject" Target="embeddings/oleObject89.bin"/><Relationship Id="rId26" Type="http://schemas.openxmlformats.org/officeDocument/2006/relationships/image" Target="media/image9.wmf"/><Relationship Id="rId47" Type="http://schemas.openxmlformats.org/officeDocument/2006/relationships/image" Target="media/image19.wmf"/><Relationship Id="rId68" Type="http://schemas.openxmlformats.org/officeDocument/2006/relationships/oleObject" Target="embeddings/oleObject31.bin"/><Relationship Id="rId89" Type="http://schemas.openxmlformats.org/officeDocument/2006/relationships/oleObject" Target="embeddings/oleObject42.bin"/><Relationship Id="rId112" Type="http://schemas.openxmlformats.org/officeDocument/2006/relationships/oleObject" Target="embeddings/oleObject54.bin"/><Relationship Id="rId133" Type="http://schemas.openxmlformats.org/officeDocument/2006/relationships/oleObject" Target="embeddings/oleObject64.bin"/><Relationship Id="rId154" Type="http://schemas.openxmlformats.org/officeDocument/2006/relationships/image" Target="media/image69.wmf"/><Relationship Id="rId175" Type="http://schemas.openxmlformats.org/officeDocument/2006/relationships/image" Target="media/image79.wmf"/><Relationship Id="rId196" Type="http://schemas.openxmlformats.org/officeDocument/2006/relationships/oleObject" Target="embeddings/oleObject99.bin"/><Relationship Id="rId200" Type="http://schemas.openxmlformats.org/officeDocument/2006/relationships/oleObject" Target="embeddings/oleObject101.bin"/><Relationship Id="rId16" Type="http://schemas.openxmlformats.org/officeDocument/2006/relationships/image" Target="media/image4.wmf"/><Relationship Id="rId37" Type="http://schemas.openxmlformats.org/officeDocument/2006/relationships/oleObject" Target="embeddings/oleObject13.bin"/><Relationship Id="rId58" Type="http://schemas.openxmlformats.org/officeDocument/2006/relationships/oleObject" Target="embeddings/oleObject25.bin"/><Relationship Id="rId79" Type="http://schemas.openxmlformats.org/officeDocument/2006/relationships/oleObject" Target="embeddings/oleObject37.bin"/><Relationship Id="rId102" Type="http://schemas.openxmlformats.org/officeDocument/2006/relationships/image" Target="media/image44.wmf"/><Relationship Id="rId123" Type="http://schemas.openxmlformats.org/officeDocument/2006/relationships/image" Target="media/image54.png"/><Relationship Id="rId144" Type="http://schemas.openxmlformats.org/officeDocument/2006/relationships/image" Target="media/image64.wmf"/><Relationship Id="rId90" Type="http://schemas.openxmlformats.org/officeDocument/2006/relationships/image" Target="media/image38.wmf"/><Relationship Id="rId165" Type="http://schemas.openxmlformats.org/officeDocument/2006/relationships/oleObject" Target="embeddings/oleObject81.bin"/><Relationship Id="rId186" Type="http://schemas.openxmlformats.org/officeDocument/2006/relationships/oleObject" Target="embeddings/oleObject94.bin"/><Relationship Id="rId27" Type="http://schemas.openxmlformats.org/officeDocument/2006/relationships/oleObject" Target="embeddings/oleObject8.bin"/><Relationship Id="rId48" Type="http://schemas.openxmlformats.org/officeDocument/2006/relationships/oleObject" Target="embeddings/oleObject19.bin"/><Relationship Id="rId69" Type="http://schemas.openxmlformats.org/officeDocument/2006/relationships/image" Target="media/image28.wmf"/><Relationship Id="rId113" Type="http://schemas.openxmlformats.org/officeDocument/2006/relationships/image" Target="media/image49.wmf"/><Relationship Id="rId134" Type="http://schemas.openxmlformats.org/officeDocument/2006/relationships/oleObject" Target="embeddings/oleObject65.bin"/><Relationship Id="rId80" Type="http://schemas.openxmlformats.org/officeDocument/2006/relationships/image" Target="media/image33.wmf"/><Relationship Id="rId155" Type="http://schemas.openxmlformats.org/officeDocument/2006/relationships/oleObject" Target="embeddings/oleObject76.bin"/><Relationship Id="rId176" Type="http://schemas.openxmlformats.org/officeDocument/2006/relationships/oleObject" Target="embeddings/oleObject87.bin"/><Relationship Id="rId197" Type="http://schemas.openxmlformats.org/officeDocument/2006/relationships/image" Target="media/image88.wmf"/><Relationship Id="rId201" Type="http://schemas.openxmlformats.org/officeDocument/2006/relationships/image" Target="media/image90.wmf"/><Relationship Id="rId17" Type="http://schemas.openxmlformats.org/officeDocument/2006/relationships/oleObject" Target="embeddings/oleObject3.bin"/><Relationship Id="rId38" Type="http://schemas.openxmlformats.org/officeDocument/2006/relationships/image" Target="media/image15.wmf"/><Relationship Id="rId59" Type="http://schemas.openxmlformats.org/officeDocument/2006/relationships/oleObject" Target="embeddings/oleObject26.bin"/><Relationship Id="rId103" Type="http://schemas.openxmlformats.org/officeDocument/2006/relationships/oleObject" Target="embeddings/oleObject49.bin"/><Relationship Id="rId124" Type="http://schemas.openxmlformats.org/officeDocument/2006/relationships/image" Target="media/image55.wmf"/><Relationship Id="rId70" Type="http://schemas.openxmlformats.org/officeDocument/2006/relationships/oleObject" Target="embeddings/oleObject32.bin"/><Relationship Id="rId91" Type="http://schemas.openxmlformats.org/officeDocument/2006/relationships/oleObject" Target="embeddings/oleObject43.bin"/><Relationship Id="rId145" Type="http://schemas.openxmlformats.org/officeDocument/2006/relationships/oleObject" Target="embeddings/oleObject71.bin"/><Relationship Id="rId166" Type="http://schemas.openxmlformats.org/officeDocument/2006/relationships/image" Target="media/image75.wmf"/><Relationship Id="rId187" Type="http://schemas.openxmlformats.org/officeDocument/2006/relationships/image" Target="media/image83.wmf"/><Relationship Id="rId1" Type="http://schemas.openxmlformats.org/officeDocument/2006/relationships/customXml" Target="../customXml/item1.xml"/><Relationship Id="rId28" Type="http://schemas.openxmlformats.org/officeDocument/2006/relationships/image" Target="media/image10.wmf"/><Relationship Id="rId49" Type="http://schemas.openxmlformats.org/officeDocument/2006/relationships/oleObject" Target="embeddings/oleObject20.bin"/><Relationship Id="rId114" Type="http://schemas.openxmlformats.org/officeDocument/2006/relationships/oleObject" Target="embeddings/oleObject55.bin"/><Relationship Id="rId60" Type="http://schemas.openxmlformats.org/officeDocument/2006/relationships/image" Target="media/image24.wmf"/><Relationship Id="rId81" Type="http://schemas.openxmlformats.org/officeDocument/2006/relationships/oleObject" Target="embeddings/oleObject38.bin"/><Relationship Id="rId135" Type="http://schemas.openxmlformats.org/officeDocument/2006/relationships/oleObject" Target="embeddings/oleObject66.bin"/><Relationship Id="rId156" Type="http://schemas.openxmlformats.org/officeDocument/2006/relationships/image" Target="media/image70.wmf"/><Relationship Id="rId177" Type="http://schemas.openxmlformats.org/officeDocument/2006/relationships/image" Target="media/image80.wmf"/><Relationship Id="rId198" Type="http://schemas.openxmlformats.org/officeDocument/2006/relationships/oleObject" Target="embeddings/oleObject100.bin"/><Relationship Id="rId202" Type="http://schemas.openxmlformats.org/officeDocument/2006/relationships/oleObject" Target="embeddings/oleObject102.bin"/><Relationship Id="rId18" Type="http://schemas.openxmlformats.org/officeDocument/2006/relationships/image" Target="media/image5.wmf"/><Relationship Id="rId39" Type="http://schemas.openxmlformats.org/officeDocument/2006/relationships/oleObject" Target="embeddings/oleObject14.bin"/><Relationship Id="rId50" Type="http://schemas.openxmlformats.org/officeDocument/2006/relationships/image" Target="media/image20.wmf"/><Relationship Id="rId104" Type="http://schemas.openxmlformats.org/officeDocument/2006/relationships/oleObject" Target="embeddings/oleObject50.bin"/><Relationship Id="rId125" Type="http://schemas.openxmlformats.org/officeDocument/2006/relationships/oleObject" Target="embeddings/oleObject60.bin"/><Relationship Id="rId146" Type="http://schemas.openxmlformats.org/officeDocument/2006/relationships/image" Target="media/image65.wmf"/><Relationship Id="rId167" Type="http://schemas.openxmlformats.org/officeDocument/2006/relationships/oleObject" Target="embeddings/oleObject82.bin"/><Relationship Id="rId188" Type="http://schemas.openxmlformats.org/officeDocument/2006/relationships/oleObject" Target="embeddings/oleObject95.bin"/><Relationship Id="rId71" Type="http://schemas.openxmlformats.org/officeDocument/2006/relationships/image" Target="media/image29.wmf"/><Relationship Id="rId92" Type="http://schemas.openxmlformats.org/officeDocument/2006/relationships/image" Target="media/image39.wmf"/><Relationship Id="rId2" Type="http://schemas.openxmlformats.org/officeDocument/2006/relationships/numbering" Target="numbering.xml"/><Relationship Id="rId29" Type="http://schemas.openxmlformats.org/officeDocument/2006/relationships/oleObject" Target="embeddings/oleObject9.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2687</Words>
  <Characters>15316</Characters>
  <Application>Microsoft Office Word</Application>
  <DocSecurity>0</DocSecurity>
  <Lines>127</Lines>
  <Paragraphs>35</Paragraphs>
  <ScaleCrop>false</ScaleCrop>
  <Company/>
  <LinksUpToDate>false</LinksUpToDate>
  <CharactersWithSpaces>17968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smile</dc:creator>
  <cp:lastModifiedBy>永涛 彭</cp:lastModifiedBy>
  <cp:revision>2</cp:revision>
  <cp:lastPrinted>2025-07-03T01:31:00Z</cp:lastPrinted>
  <dcterms:created xsi:type="dcterms:W3CDTF">2026-04-12T04:31:00Z</dcterms:created>
  <dcterms:modified xsi:type="dcterms:W3CDTF">2026-04-12T04:31:00Z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eyJoZGlkIjoiNDZkZTM3ZTE5OThlOTI4ZjFkMjg5ZjA0MGM3MTA1MTEiLCJ1c2VySWQiOiI2NjE2NDg2NTEifQ==</vt:lpwstr>
  </property>
  <property fmtid="{D5CDD505-2E9C-101B-9397-08002B2CF9AE}" pid="4" name="ICV">
    <vt:lpwstr>139A34988A39437E9EE15F97B08AFF57_13</vt:lpwstr>
  </property>
</Properties>
</file>